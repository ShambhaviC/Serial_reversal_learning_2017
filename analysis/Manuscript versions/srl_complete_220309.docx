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29CC2" w14:textId="77777777" w:rsidR="00C17A43" w:rsidRDefault="00795B13">
      <w:pPr>
        <w:pStyle w:val="Title"/>
        <w:rPr>
          <w:lang w:val="en-GB"/>
        </w:rPr>
      </w:pPr>
      <w:r>
        <w:rPr>
          <w:lang w:val="en-GB"/>
        </w:rPr>
        <w:t>Nectar-feeding bats learn the rule behind serial reversals</w:t>
      </w:r>
    </w:p>
    <w:p w14:paraId="6FE49AA3" w14:textId="77777777" w:rsidR="00C17A43" w:rsidRDefault="00795B13">
      <w:pPr>
        <w:pStyle w:val="FirstParagraph"/>
        <w:rPr>
          <w:lang w:val="en-GB"/>
        </w:rPr>
      </w:pPr>
      <w:proofErr w:type="spellStart"/>
      <w:r>
        <w:rPr>
          <w:lang w:val="en-GB"/>
        </w:rPr>
        <w:t>Shambhavi</w:t>
      </w:r>
      <w:proofErr w:type="spellEnd"/>
      <w:r>
        <w:rPr>
          <w:lang w:val="en-GB"/>
        </w:rPr>
        <w:t xml:space="preserve"> Chidambaram</w:t>
      </w:r>
      <w:r>
        <w:rPr>
          <w:vertAlign w:val="superscript"/>
          <w:lang w:val="en-GB"/>
        </w:rPr>
        <w:t>1,2</w:t>
      </w:r>
      <w:r>
        <w:rPr>
          <w:lang w:val="en-GB"/>
        </w:rPr>
        <w:t>, Sabine Wintergerst</w:t>
      </w:r>
      <w:r>
        <w:rPr>
          <w:vertAlign w:val="superscript"/>
          <w:lang w:val="en-GB"/>
        </w:rPr>
        <w:t>3</w:t>
      </w:r>
      <w:r>
        <w:rPr>
          <w:lang w:val="en-GB"/>
        </w:rPr>
        <w:t>, Alex Kacelnik</w:t>
      </w:r>
      <w:r>
        <w:rPr>
          <w:vertAlign w:val="superscript"/>
          <w:lang w:val="en-GB"/>
        </w:rPr>
        <w:t>4</w:t>
      </w:r>
      <w:r>
        <w:rPr>
          <w:lang w:val="en-GB"/>
        </w:rPr>
        <w:t>, York Winter</w:t>
      </w:r>
      <w:r>
        <w:rPr>
          <w:vertAlign w:val="superscript"/>
          <w:lang w:val="en-GB"/>
        </w:rPr>
        <w:t>1,2*</w:t>
      </w:r>
      <w:r>
        <w:rPr>
          <w:lang w:val="en-GB"/>
        </w:rPr>
        <w:t>, Vladislav Nachev</w:t>
      </w:r>
      <w:r>
        <w:rPr>
          <w:vertAlign w:val="superscript"/>
          <w:lang w:val="en-GB"/>
        </w:rPr>
        <w:t>1</w:t>
      </w:r>
    </w:p>
    <w:p w14:paraId="300D4917" w14:textId="77777777" w:rsidR="00C17A43" w:rsidRDefault="00795B13">
      <w:pPr>
        <w:pStyle w:val="BodyText"/>
        <w:rPr>
          <w:lang w:val="en-GB"/>
        </w:rPr>
      </w:pPr>
      <w:r>
        <w:rPr>
          <w:vertAlign w:val="superscript"/>
          <w:lang w:val="en-GB"/>
        </w:rPr>
        <w:t>1</w:t>
      </w:r>
      <w:r>
        <w:rPr>
          <w:lang w:val="en-GB"/>
        </w:rPr>
        <w:t xml:space="preserve"> Institute of Biology, Humboldt University, Berlin, Germany</w:t>
      </w:r>
    </w:p>
    <w:p w14:paraId="08B9C429" w14:textId="77777777" w:rsidR="00C17A43" w:rsidRDefault="00795B13">
      <w:pPr>
        <w:pStyle w:val="BodyText"/>
        <w:rPr>
          <w:lang w:val="en-GB"/>
        </w:rPr>
      </w:pPr>
      <w:r>
        <w:rPr>
          <w:vertAlign w:val="superscript"/>
          <w:lang w:val="en-GB"/>
        </w:rPr>
        <w:t>2</w:t>
      </w:r>
      <w:r>
        <w:rPr>
          <w:lang w:val="en-GB"/>
        </w:rPr>
        <w:t xml:space="preserve"> Berlin School of Mind and Brain, Humboldt University, Berlin, Germany</w:t>
      </w:r>
    </w:p>
    <w:p w14:paraId="59A71356" w14:textId="77777777" w:rsidR="00C17A43" w:rsidRDefault="00795B13">
      <w:pPr>
        <w:pStyle w:val="BodyText"/>
        <w:rPr>
          <w:lang w:val="en-GB"/>
        </w:rPr>
      </w:pPr>
      <w:r>
        <w:rPr>
          <w:vertAlign w:val="superscript"/>
          <w:lang w:val="en-GB"/>
        </w:rPr>
        <w:t>3</w:t>
      </w:r>
      <w:r>
        <w:rPr>
          <w:lang w:val="en-GB"/>
        </w:rPr>
        <w:t xml:space="preserve"> Fairchild Tropical Botanic Garden, Miami, USA</w:t>
      </w:r>
    </w:p>
    <w:p w14:paraId="799DBE27" w14:textId="77777777" w:rsidR="00C17A43" w:rsidRDefault="00795B13">
      <w:pPr>
        <w:pStyle w:val="BodyText"/>
        <w:rPr>
          <w:lang w:val="en-GB"/>
        </w:rPr>
      </w:pPr>
      <w:r>
        <w:rPr>
          <w:vertAlign w:val="superscript"/>
          <w:lang w:val="en-GB"/>
        </w:rPr>
        <w:t>4</w:t>
      </w:r>
      <w:r>
        <w:rPr>
          <w:lang w:val="en-GB"/>
        </w:rPr>
        <w:t xml:space="preserve"> Department of Zoology, University of Oxford</w:t>
      </w:r>
    </w:p>
    <w:p w14:paraId="3394DE4C" w14:textId="77777777" w:rsidR="00C17A43" w:rsidRDefault="00795B13">
      <w:pPr>
        <w:pStyle w:val="BodyText"/>
        <w:rPr>
          <w:lang w:val="en-GB"/>
        </w:rPr>
      </w:pPr>
      <w:r>
        <w:rPr>
          <w:b/>
          <w:bCs/>
          <w:vertAlign w:val="superscript"/>
          <w:lang w:val="en-GB"/>
        </w:rPr>
        <w:t>*</w:t>
      </w:r>
      <w:r>
        <w:rPr>
          <w:b/>
          <w:bCs/>
          <w:lang w:val="en-GB"/>
        </w:rPr>
        <w:t>For correspondence:</w:t>
      </w:r>
      <w:r>
        <w:rPr>
          <w:lang w:val="en-GB"/>
        </w:rPr>
        <w:t xml:space="preserve"> </w:t>
      </w:r>
      <w:hyperlink r:id="rId8" w:history="1">
        <w:r>
          <w:rPr>
            <w:rStyle w:val="Hyperlink"/>
            <w:lang w:val="en-GB"/>
          </w:rPr>
          <w:t>york.winter@hu-berlin.de</w:t>
        </w:r>
      </w:hyperlink>
      <w:r>
        <w:rPr>
          <w:lang w:val="en-GB"/>
        </w:rPr>
        <w:t xml:space="preserve"> </w:t>
      </w:r>
      <w:commentRangeStart w:id="0"/>
      <w:commentRangeEnd w:id="0"/>
      <w:r>
        <w:rPr>
          <w:rStyle w:val="CommentReference"/>
          <w:lang w:val="en-GB"/>
        </w:rPr>
        <w:commentReference w:id="0"/>
      </w:r>
    </w:p>
    <w:p w14:paraId="7120D476" w14:textId="77777777" w:rsidR="00C17A43" w:rsidRDefault="00795B13">
      <w:pPr>
        <w:pStyle w:val="BodyText"/>
        <w:rPr>
          <w:lang w:val="en-GB"/>
        </w:rPr>
      </w:pPr>
      <w:r>
        <w:rPr>
          <w:b/>
          <w:bCs/>
          <w:lang w:val="en-GB"/>
        </w:rPr>
        <w:t>Present Address:</w:t>
      </w:r>
      <w:r>
        <w:rPr>
          <w:lang w:val="en-GB"/>
        </w:rPr>
        <w:t xml:space="preserve"> Institute of Biology, Humboldt University, </w:t>
      </w:r>
      <w:proofErr w:type="spellStart"/>
      <w:r>
        <w:rPr>
          <w:lang w:val="en-GB"/>
        </w:rPr>
        <w:t>Philippstr</w:t>
      </w:r>
      <w:proofErr w:type="spellEnd"/>
      <w:r>
        <w:rPr>
          <w:lang w:val="en-GB"/>
        </w:rPr>
        <w:t>. 13, 10115 Berlin, Germany</w:t>
      </w:r>
    </w:p>
    <w:p w14:paraId="13839E51" w14:textId="77777777" w:rsidR="00C17A43" w:rsidRDefault="00795B13" w:rsidP="005C6A2D">
      <w:pPr>
        <w:pStyle w:val="Heading1"/>
        <w:spacing w:line="360" w:lineRule="auto"/>
        <w:rPr>
          <w:lang w:val="en-GB"/>
        </w:rPr>
      </w:pPr>
      <w:bookmarkStart w:id="1" w:name="abstract"/>
      <w:r>
        <w:rPr>
          <w:lang w:val="en-GB"/>
        </w:rPr>
        <w:t>Abstract</w:t>
      </w:r>
    </w:p>
    <w:p w14:paraId="3B5D4F2F" w14:textId="365A53FE" w:rsidR="00C17A43" w:rsidRDefault="00DB0D5B" w:rsidP="005C6A2D">
      <w:pPr>
        <w:pStyle w:val="FirstParagraph"/>
        <w:spacing w:line="360" w:lineRule="auto"/>
        <w:rPr>
          <w:lang w:val="en-GB"/>
        </w:rPr>
      </w:pPr>
      <w:r>
        <w:rPr>
          <w:lang w:val="en-GB"/>
        </w:rPr>
        <w:t xml:space="preserve">Animals that show flexibility in their behavioural responses to environmental change have a strong advantage in foraging for food. We aimed to explore this ability in </w:t>
      </w:r>
      <w:commentRangeStart w:id="2"/>
      <w:proofErr w:type="spellStart"/>
      <w:r w:rsidR="00795B13">
        <w:rPr>
          <w:lang w:val="en-GB"/>
        </w:rPr>
        <w:t>Commissaris’s</w:t>
      </w:r>
      <w:commentRangeEnd w:id="2"/>
      <w:proofErr w:type="spellEnd"/>
      <w:r w:rsidR="00F703B6">
        <w:rPr>
          <w:rStyle w:val="CommentReference"/>
        </w:rPr>
        <w:commentReference w:id="2"/>
      </w:r>
      <w:r w:rsidR="00795B13">
        <w:rPr>
          <w:lang w:val="en-GB"/>
        </w:rPr>
        <w:t xml:space="preserve"> long-tongued bat through a spatial serial reversal learning task. Wild </w:t>
      </w:r>
      <w:proofErr w:type="spellStart"/>
      <w:r w:rsidR="00795B13">
        <w:rPr>
          <w:lang w:val="en-GB"/>
        </w:rPr>
        <w:t>bats</w:t>
      </w:r>
      <w:proofErr w:type="spellEnd"/>
      <w:r w:rsidR="00795B13">
        <w:rPr>
          <w:lang w:val="en-GB"/>
        </w:rPr>
        <w:t xml:space="preserve">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5B39C0A" w14:textId="30D960C1" w:rsidR="00C17A43" w:rsidRDefault="00795B13" w:rsidP="005C6A2D">
      <w:pPr>
        <w:pStyle w:val="BodyText"/>
        <w:spacing w:line="360" w:lineRule="auto"/>
        <w:rPr>
          <w:lang w:val="en-GB"/>
        </w:rPr>
      </w:pPr>
      <w:r>
        <w:rPr>
          <w:lang w:val="en-GB"/>
        </w:rPr>
        <w:t xml:space="preserve">We found </w:t>
      </w:r>
      <w:r w:rsidR="00712483">
        <w:rPr>
          <w:lang w:val="en-GB"/>
        </w:rPr>
        <w:t>that the bats responded swiftly to the reversals of reward properties</w:t>
      </w:r>
      <w:r>
        <w:rPr>
          <w:lang w:val="en-GB"/>
        </w:rPr>
        <w:t>: when a food location suddenly dried up the</w:t>
      </w:r>
      <w:r w:rsidR="00704A2F">
        <w:rPr>
          <w:lang w:val="en-GB"/>
        </w:rPr>
        <w:t xml:space="preserve"> bats</w:t>
      </w:r>
      <w:r>
        <w:rPr>
          <w:lang w:val="en-GB"/>
        </w:rPr>
        <w:t xml:space="preserve"> quickly abandoned visiting it and switched to the alternate option</w:t>
      </w:r>
      <w:r w:rsidR="00712483">
        <w:rPr>
          <w:lang w:val="en-GB"/>
        </w:rPr>
        <w:t>, showing a near-exclusive preference for the rewarding option</w:t>
      </w:r>
      <w:r>
        <w:rPr>
          <w:lang w:val="en-GB"/>
        </w:rPr>
        <w:t>. After experiencing multiple such serial reversals</w:t>
      </w:r>
      <w:ins w:id="3" w:author="Shambhavi Chidambaram" w:date="2022-03-10T11:00:00Z">
        <w:r w:rsidR="0017467E">
          <w:rPr>
            <w:lang w:val="en-GB"/>
          </w:rPr>
          <w:t>,</w:t>
        </w:r>
      </w:ins>
      <w:r w:rsidR="00712483">
        <w:rPr>
          <w:lang w:val="en-GB"/>
        </w:rPr>
        <w:t xml:space="preserve"> the bats </w:t>
      </w:r>
      <w:r>
        <w:rPr>
          <w:lang w:val="en-GB"/>
        </w:rPr>
        <w:t>chose the rewarding flower more frequently overall</w:t>
      </w:r>
      <w:r w:rsidR="00712483">
        <w:rPr>
          <w:lang w:val="en-GB"/>
        </w:rPr>
        <w:t xml:space="preserve">, but less frequently over the course of a single night. The bats also switched to the rewarding flower more swiftly as they experienced multiple reversals, but only up to a point. </w:t>
      </w:r>
      <w:r w:rsidR="002000A0">
        <w:rPr>
          <w:lang w:val="en-GB"/>
        </w:rPr>
        <w:t>Our</w:t>
      </w:r>
      <w:commentRangeStart w:id="4"/>
      <w:r w:rsidR="00712483">
        <w:rPr>
          <w:lang w:val="en-GB"/>
        </w:rPr>
        <w:t xml:space="preserve"> results </w:t>
      </w:r>
      <w:r w:rsidR="002000A0">
        <w:rPr>
          <w:lang w:val="en-GB"/>
        </w:rPr>
        <w:t>are consistent with reinforcement learning as the mechanism driving the bats’ behaviour</w:t>
      </w:r>
      <w:r w:rsidR="004013E9">
        <w:rPr>
          <w:lang w:val="en-GB"/>
        </w:rPr>
        <w:t>;</w:t>
      </w:r>
      <w:r w:rsidR="00712483">
        <w:rPr>
          <w:lang w:val="en-GB"/>
        </w:rPr>
        <w:t xml:space="preserve"> and, to an extent, </w:t>
      </w:r>
      <w:commentRangeEnd w:id="4"/>
      <w:r w:rsidR="008E0A44">
        <w:rPr>
          <w:rStyle w:val="CommentReference"/>
        </w:rPr>
        <w:commentReference w:id="4"/>
      </w:r>
      <w:del w:id="5" w:author="Shambhavi Chidambaram" w:date="2022-03-17T16:25:00Z">
        <w:r w:rsidR="00A856F0" w:rsidDel="00C561D1">
          <w:rPr>
            <w:lang w:val="en-GB"/>
          </w:rPr>
          <w:delText xml:space="preserve">and </w:delText>
        </w:r>
      </w:del>
      <w:r w:rsidR="00A856F0">
        <w:rPr>
          <w:lang w:val="en-GB"/>
        </w:rPr>
        <w:t>the occurrence of higher-order learning or rule-learning</w:t>
      </w:r>
    </w:p>
    <w:p w14:paraId="5675D691" w14:textId="77777777" w:rsidR="00C17A43" w:rsidRDefault="00795B13" w:rsidP="005C6A2D">
      <w:pPr>
        <w:pStyle w:val="Heading1"/>
        <w:spacing w:line="360" w:lineRule="auto"/>
        <w:rPr>
          <w:lang w:val="en-GB"/>
        </w:rPr>
      </w:pPr>
      <w:bookmarkStart w:id="6" w:name="introduction"/>
      <w:bookmarkEnd w:id="1"/>
      <w:r>
        <w:rPr>
          <w:lang w:val="en-GB"/>
        </w:rPr>
        <w:lastRenderedPageBreak/>
        <w:t>Introduction</w:t>
      </w:r>
    </w:p>
    <w:p w14:paraId="6C7BD224" w14:textId="2E121888" w:rsidR="00C94C4E" w:rsidRPr="00C94C4E" w:rsidRDefault="00C94C4E" w:rsidP="0017467E">
      <w:pPr>
        <w:pStyle w:val="BodyText"/>
        <w:spacing w:line="360" w:lineRule="auto"/>
        <w:rPr>
          <w:lang w:val="en-GB"/>
        </w:rPr>
      </w:pPr>
      <w:r>
        <w:rPr>
          <w:lang w:val="en-GB"/>
        </w:rPr>
        <w:t>Many animals live and forage in environments that change frequently</w:t>
      </w:r>
      <w:r w:rsidR="001E26DD">
        <w:rPr>
          <w:lang w:val="en-GB"/>
        </w:rPr>
        <w:t xml:space="preserve"> and often unpredictably. </w:t>
      </w:r>
      <w:r w:rsidR="00EB51FF">
        <w:rPr>
          <w:lang w:val="en-GB"/>
        </w:rPr>
        <w:t xml:space="preserve">The foraging environment of nectar-feeding animals mainly consists of flowering plants and the food resource they </w:t>
      </w:r>
      <w:proofErr w:type="gramStart"/>
      <w:r w:rsidR="00EB51FF">
        <w:rPr>
          <w:lang w:val="en-GB"/>
        </w:rPr>
        <w:t>provide</w:t>
      </w:r>
      <w:r w:rsidR="00316BDB">
        <w:rPr>
          <w:lang w:val="en-GB"/>
        </w:rPr>
        <w:t>:</w:t>
      </w:r>
      <w:proofErr w:type="gramEnd"/>
      <w:r w:rsidR="00316BDB">
        <w:rPr>
          <w:lang w:val="en-GB"/>
        </w:rPr>
        <w:t xml:space="preserve"> </w:t>
      </w:r>
      <w:r w:rsidR="00EB51FF">
        <w:rPr>
          <w:lang w:val="en-GB"/>
        </w:rPr>
        <w:t>nectar.  Though flowers – and their nectar contents – are stationary, they bloom seasonally and single flowers on plants themselves wither and die every day or every few days, altering their efficacy with time as food resources.</w:t>
      </w:r>
      <w:r w:rsidR="00E843C9">
        <w:rPr>
          <w:lang w:val="en-GB"/>
        </w:rPr>
        <w:t xml:space="preserve"> Thus, nectar-feeding animals face the challenge of exploiting resources that continually change with time but are relatively predictable in space. These animals need to detect the changing reward contingencies in their environment and adjust their behaviour accordingly.</w:t>
      </w:r>
    </w:p>
    <w:p w14:paraId="01B55597" w14:textId="6DF55112" w:rsidR="00C17A43" w:rsidRDefault="00EB51FF" w:rsidP="0017467E">
      <w:pPr>
        <w:pStyle w:val="BodyText"/>
        <w:spacing w:line="360" w:lineRule="auto"/>
        <w:rPr>
          <w:lang w:val="en-GB"/>
        </w:rPr>
      </w:pPr>
      <w:r>
        <w:rPr>
          <w:lang w:val="en-GB"/>
        </w:rPr>
        <w:t>Behavioural flexibility is one possible strategy to cope with such change</w:t>
      </w:r>
      <w:r w:rsidR="00E843C9">
        <w:rPr>
          <w:lang w:val="en-GB"/>
        </w:rPr>
        <w:t>s</w:t>
      </w:r>
      <w:r>
        <w:rPr>
          <w:lang w:val="en-GB"/>
        </w:rPr>
        <w:t xml:space="preserve">. The word ‘flexibility’ has been used to mean many different things in the animal behaviour literature (often inconsistently – </w:t>
      </w:r>
      <w:proofErr w:type="spellStart"/>
      <w:r>
        <w:rPr>
          <w:lang w:val="en-GB"/>
        </w:rPr>
        <w:t>Audet</w:t>
      </w:r>
      <w:proofErr w:type="spellEnd"/>
      <w:r>
        <w:rPr>
          <w:lang w:val="en-GB"/>
        </w:rPr>
        <w:t xml:space="preserve"> and Lefebvre 2017), and one interpretation of the word is </w:t>
      </w:r>
      <w:proofErr w:type="gramStart"/>
      <w:r>
        <w:rPr>
          <w:lang w:val="en-GB"/>
        </w:rPr>
        <w:t>similar to</w:t>
      </w:r>
      <w:proofErr w:type="gramEnd"/>
      <w:r>
        <w:rPr>
          <w:lang w:val="en-GB"/>
        </w:rPr>
        <w:t xml:space="preserve"> the concept of elasticity: behavioural patterns that can be repeatedly and readily reversed (Bond et al., 2007)</w:t>
      </w:r>
      <w:r w:rsidR="00E843C9">
        <w:rPr>
          <w:lang w:val="en-GB"/>
        </w:rPr>
        <w:t>. One e</w:t>
      </w:r>
      <w:r w:rsidR="00795B13">
        <w:rPr>
          <w:lang w:val="en-GB"/>
        </w:rPr>
        <w:t xml:space="preserve">xperimental protocol that has been widely used to </w:t>
      </w:r>
      <w:r w:rsidR="00C64D5F">
        <w:rPr>
          <w:lang w:val="en-GB"/>
        </w:rPr>
        <w:t xml:space="preserve">test for and </w:t>
      </w:r>
      <w:r w:rsidR="00795B13">
        <w:rPr>
          <w:lang w:val="en-GB"/>
        </w:rPr>
        <w:t xml:space="preserve">demonstrate </w:t>
      </w:r>
      <w:r w:rsidR="00E843C9">
        <w:rPr>
          <w:lang w:val="en-GB"/>
        </w:rPr>
        <w:t xml:space="preserve">this sort of </w:t>
      </w:r>
      <w:r w:rsidR="00795B13">
        <w:rPr>
          <w:lang w:val="en-GB"/>
        </w:rPr>
        <w:t>behavioural flexibility is reversal learning</w:t>
      </w:r>
      <w:r w:rsidR="00E843C9">
        <w:rPr>
          <w:lang w:val="en-GB"/>
        </w:rPr>
        <w:t xml:space="preserve">. </w:t>
      </w:r>
      <w:r w:rsidR="00C56ABC">
        <w:rPr>
          <w:lang w:val="en-GB"/>
        </w:rPr>
        <w:t xml:space="preserve">The task is widely referred to as the reversal ‘learning’ task, though the word ‘learning’ can be difficult to define accurately. </w:t>
      </w:r>
      <w:r w:rsidR="002A7401">
        <w:rPr>
          <w:lang w:val="en-GB"/>
        </w:rPr>
        <w:t>A functional definition is that learning allows animals to adjust their behaviour to their environment through their individual experience (</w:t>
      </w:r>
      <w:proofErr w:type="spellStart"/>
      <w:r w:rsidR="002A7401">
        <w:rPr>
          <w:lang w:val="en-GB"/>
        </w:rPr>
        <w:t>Shettleworth</w:t>
      </w:r>
      <w:proofErr w:type="spellEnd"/>
      <w:r w:rsidR="002A7401">
        <w:rPr>
          <w:lang w:val="en-GB"/>
        </w:rPr>
        <w:t>, 2010</w:t>
      </w:r>
      <w:r w:rsidR="00FC2B95">
        <w:rPr>
          <w:lang w:val="en-GB"/>
        </w:rPr>
        <w:t>a</w:t>
      </w:r>
      <w:r w:rsidR="002A7401">
        <w:rPr>
          <w:lang w:val="en-GB"/>
        </w:rPr>
        <w:t xml:space="preserve">) and such behavioural changes are typically studied in reversal learning experiments. </w:t>
      </w:r>
    </w:p>
    <w:p w14:paraId="75FAC534" w14:textId="01F8EF3F" w:rsidR="00272455" w:rsidRDefault="00795B13" w:rsidP="0017467E">
      <w:pPr>
        <w:pStyle w:val="BodyText"/>
        <w:spacing w:before="187" w:line="360" w:lineRule="auto"/>
        <w:rPr>
          <w:lang w:val="en-GB"/>
        </w:rPr>
      </w:pPr>
      <w:r>
        <w:rPr>
          <w:lang w:val="en-GB"/>
        </w:rPr>
        <w:t>Reversal learning essentially involves two separate stages of learning. An animal must first learn about multiple stimulus response associations</w:t>
      </w:r>
      <w:r w:rsidR="00C64D5F">
        <w:rPr>
          <w:lang w:val="en-GB"/>
        </w:rPr>
        <w:t xml:space="preserve"> and to discriminate in their behaviour amongst them</w:t>
      </w:r>
      <w:r>
        <w:rPr>
          <w:lang w:val="en-GB"/>
        </w:rPr>
        <w:t xml:space="preserve">. These can be two spatial locations that potentially provide a food reward. The animal is then confronted with a situation where only one of the two options is </w:t>
      </w:r>
      <w:r w:rsidR="008443CE">
        <w:rPr>
          <w:lang w:val="en-GB"/>
        </w:rPr>
        <w:t xml:space="preserve">rewarding. </w:t>
      </w:r>
      <w:r w:rsidR="00C64D5F">
        <w:rPr>
          <w:lang w:val="en-GB"/>
        </w:rPr>
        <w:t>Under these conditions</w:t>
      </w:r>
      <w:r>
        <w:rPr>
          <w:lang w:val="en-GB"/>
        </w:rPr>
        <w:t xml:space="preserve">, it is optimal to pay attention </w:t>
      </w:r>
      <w:r w:rsidR="00C64D5F">
        <w:rPr>
          <w:lang w:val="en-GB"/>
        </w:rPr>
        <w:t xml:space="preserve">only </w:t>
      </w:r>
      <w:r>
        <w:rPr>
          <w:lang w:val="en-GB"/>
        </w:rPr>
        <w:t xml:space="preserve">to this option. </w:t>
      </w:r>
      <w:r w:rsidR="00C64D5F">
        <w:rPr>
          <w:lang w:val="en-GB"/>
        </w:rPr>
        <w:t>A</w:t>
      </w:r>
      <w:r>
        <w:rPr>
          <w:lang w:val="en-GB"/>
        </w:rPr>
        <w:t xml:space="preserve">fter a longer series of such repetitive stimulus response actions, </w:t>
      </w:r>
      <w:r w:rsidR="00C64D5F">
        <w:rPr>
          <w:lang w:val="en-GB"/>
        </w:rPr>
        <w:t xml:space="preserve">the experimenter halts the </w:t>
      </w:r>
      <w:r>
        <w:rPr>
          <w:lang w:val="en-GB"/>
        </w:rPr>
        <w:t xml:space="preserve">reinforcement. The optimal strategy for the animal then </w:t>
      </w:r>
      <w:r w:rsidR="00EE3300">
        <w:rPr>
          <w:lang w:val="en-GB"/>
        </w:rPr>
        <w:t xml:space="preserve">is to </w:t>
      </w:r>
      <w:r>
        <w:rPr>
          <w:lang w:val="en-GB"/>
        </w:rPr>
        <w:t>immediately abolish its recent behaviour and instead perform another stimulus</w:t>
      </w:r>
      <w:r w:rsidR="00EE3300">
        <w:rPr>
          <w:lang w:val="en-GB"/>
        </w:rPr>
        <w:t>-</w:t>
      </w:r>
      <w:r>
        <w:rPr>
          <w:lang w:val="en-GB"/>
        </w:rPr>
        <w:t xml:space="preserve">response action that in the past had proven </w:t>
      </w:r>
      <w:r w:rsidR="008443CE">
        <w:rPr>
          <w:lang w:val="en-GB"/>
        </w:rPr>
        <w:t>rewarding</w:t>
      </w:r>
      <w:r>
        <w:rPr>
          <w:lang w:val="en-GB"/>
        </w:rPr>
        <w:t>. It is this ability to abruptly terminate a</w:t>
      </w:r>
      <w:r w:rsidR="00EE3300">
        <w:rPr>
          <w:lang w:val="en-GB"/>
        </w:rPr>
        <w:t xml:space="preserve"> repeated</w:t>
      </w:r>
      <w:r>
        <w:rPr>
          <w:lang w:val="en-GB"/>
        </w:rPr>
        <w:t xml:space="preserve"> behaviour </w:t>
      </w:r>
      <w:r w:rsidR="00EE3300">
        <w:rPr>
          <w:lang w:val="en-GB"/>
        </w:rPr>
        <w:t>and</w:t>
      </w:r>
      <w:r>
        <w:rPr>
          <w:lang w:val="en-GB"/>
        </w:rPr>
        <w:t xml:space="preserve"> switch </w:t>
      </w:r>
      <w:r>
        <w:rPr>
          <w:lang w:val="en-GB"/>
        </w:rPr>
        <w:lastRenderedPageBreak/>
        <w:t xml:space="preserve">to </w:t>
      </w:r>
      <w:r w:rsidR="008443CE">
        <w:rPr>
          <w:lang w:val="en-GB"/>
        </w:rPr>
        <w:t>another behaviour</w:t>
      </w:r>
      <w:r>
        <w:rPr>
          <w:lang w:val="en-GB"/>
        </w:rPr>
        <w:t xml:space="preserve"> that the animal </w:t>
      </w:r>
      <w:r w:rsidR="00EE3300">
        <w:rPr>
          <w:lang w:val="en-GB"/>
        </w:rPr>
        <w:t>needs to have</w:t>
      </w:r>
      <w:r>
        <w:rPr>
          <w:lang w:val="en-GB"/>
        </w:rPr>
        <w:t xml:space="preserve"> for efficient exploitation</w:t>
      </w:r>
      <w:r w:rsidR="00EE3300">
        <w:rPr>
          <w:lang w:val="en-GB"/>
        </w:rPr>
        <w:t xml:space="preserve"> of the available resources</w:t>
      </w:r>
      <w:r>
        <w:rPr>
          <w:lang w:val="en-GB"/>
        </w:rPr>
        <w:t xml:space="preserve">. In a serial reversal learning procedure the reward contingencies reverse repeatedly. An animal that responds to the rewarding stimulus more frequently than to the non-rewarded stimulus receives food more often and performs more efficiently on the task. </w:t>
      </w:r>
      <w:r w:rsidR="00EE3300">
        <w:rPr>
          <w:lang w:val="en-GB"/>
        </w:rPr>
        <w:t>In contrast, c</w:t>
      </w:r>
      <w:r>
        <w:rPr>
          <w:lang w:val="en-GB"/>
        </w:rPr>
        <w:t>hoosing the non-rewarded stimulus is</w:t>
      </w:r>
      <w:r w:rsidR="00EE3300">
        <w:rPr>
          <w:lang w:val="en-GB"/>
        </w:rPr>
        <w:t xml:space="preserve"> </w:t>
      </w:r>
      <w:r>
        <w:rPr>
          <w:lang w:val="en-GB"/>
        </w:rPr>
        <w:t xml:space="preserve">an ‘error.’ </w:t>
      </w:r>
      <w:r w:rsidR="00EE3300">
        <w:rPr>
          <w:lang w:val="en-GB"/>
        </w:rPr>
        <w:t xml:space="preserve">Successful </w:t>
      </w:r>
      <w:r>
        <w:rPr>
          <w:lang w:val="en-GB"/>
        </w:rPr>
        <w:t xml:space="preserve">performance critically depends on the </w:t>
      </w:r>
      <w:proofErr w:type="gramStart"/>
      <w:r>
        <w:rPr>
          <w:lang w:val="en-GB"/>
        </w:rPr>
        <w:t>animal‘</w:t>
      </w:r>
      <w:proofErr w:type="gramEnd"/>
      <w:r>
        <w:rPr>
          <w:lang w:val="en-GB"/>
        </w:rPr>
        <w:t>s ability to switch abruptly after a reversal.</w:t>
      </w:r>
    </w:p>
    <w:p w14:paraId="4133E77F" w14:textId="3F3EBA6B" w:rsidR="00C17A43" w:rsidRDefault="00795B13" w:rsidP="005C6A2D">
      <w:pPr>
        <w:pStyle w:val="BodyText"/>
        <w:spacing w:line="360" w:lineRule="auto"/>
        <w:rPr>
          <w:lang w:val="en-GB"/>
        </w:rPr>
      </w:pPr>
      <w:r>
        <w:rPr>
          <w:lang w:val="en-GB"/>
        </w:rPr>
        <w:t xml:space="preserve">Improvement in the reversal learning task is clearly demonstrable and is therefore a meaningful criterion when comparing the performance of different </w:t>
      </w:r>
      <w:commentRangeStart w:id="7"/>
      <w:r>
        <w:rPr>
          <w:lang w:val="en-GB"/>
        </w:rPr>
        <w:t>species</w:t>
      </w:r>
      <w:commentRangeEnd w:id="7"/>
      <w:r w:rsidR="00244217">
        <w:rPr>
          <w:rStyle w:val="CommentReference"/>
        </w:rPr>
        <w:commentReference w:id="7"/>
      </w:r>
      <w:r w:rsidR="00D72562">
        <w:rPr>
          <w:lang w:val="en-GB"/>
        </w:rPr>
        <w:t xml:space="preserve"> (</w:t>
      </w:r>
      <w:proofErr w:type="spellStart"/>
      <w:r w:rsidR="00D72562">
        <w:rPr>
          <w:lang w:val="en-GB"/>
        </w:rPr>
        <w:t>Hermer</w:t>
      </w:r>
      <w:proofErr w:type="spellEnd"/>
      <w:r w:rsidR="00D72562">
        <w:rPr>
          <w:lang w:val="en-GB"/>
        </w:rPr>
        <w:t xml:space="preserve"> et al. 2018, Bond et al., 2007)</w:t>
      </w:r>
      <w:r>
        <w:rPr>
          <w:lang w:val="en-GB"/>
        </w:rPr>
        <w:t xml:space="preserve">. </w:t>
      </w:r>
      <w:r w:rsidR="006D3850">
        <w:rPr>
          <w:lang w:val="en-GB"/>
        </w:rPr>
        <w:t xml:space="preserve">In this respect, two levels of learning should be distinguished. </w:t>
      </w:r>
      <w:r>
        <w:rPr>
          <w:lang w:val="en-GB"/>
        </w:rPr>
        <w:t xml:space="preserve">First-order learning happens when an animal perceives a stimulus and learns which behavioural response leads to a reward </w:t>
      </w:r>
      <w:r w:rsidR="007D6EFF">
        <w:rPr>
          <w:lang w:val="en-GB"/>
        </w:rPr>
        <w:t>–</w:t>
      </w:r>
      <w:r w:rsidR="00316BDB">
        <w:rPr>
          <w:lang w:val="en-GB"/>
        </w:rPr>
        <w:t xml:space="preserve"> </w:t>
      </w:r>
      <w:r>
        <w:rPr>
          <w:lang w:val="en-GB"/>
        </w:rPr>
        <w:t xml:space="preserve">the stimulus-reward association </w:t>
      </w:r>
      <w:r w:rsidR="007D6EFF">
        <w:rPr>
          <w:lang w:val="en-GB"/>
        </w:rPr>
        <w:t>–</w:t>
      </w:r>
      <w:r>
        <w:rPr>
          <w:lang w:val="en-GB"/>
        </w:rPr>
        <w:t xml:space="preserve"> and changes its behaviour according to the strength of this reinforcement. </w:t>
      </w:r>
      <w:r w:rsidR="006D3850">
        <w:rPr>
          <w:lang w:val="en-GB"/>
        </w:rPr>
        <w:t>S</w:t>
      </w:r>
      <w:r>
        <w:rPr>
          <w:lang w:val="en-GB"/>
        </w:rPr>
        <w:t>econd-order learning is the learning of rules or strategies</w:t>
      </w:r>
      <w:r w:rsidR="006D3850">
        <w:rPr>
          <w:lang w:val="en-GB"/>
        </w:rPr>
        <w:t xml:space="preserve"> for making such behavioural switches</w:t>
      </w:r>
      <w:r>
        <w:rPr>
          <w:lang w:val="en-GB"/>
        </w:rPr>
        <w:t xml:space="preserve">. </w:t>
      </w:r>
      <w:r w:rsidR="006D3850">
        <w:rPr>
          <w:lang w:val="en-GB"/>
        </w:rPr>
        <w:t>It entails</w:t>
      </w:r>
      <w:r>
        <w:rPr>
          <w:lang w:val="en-GB"/>
        </w:rPr>
        <w:t xml:space="preserve"> the </w:t>
      </w:r>
      <w:r w:rsidR="0076082C">
        <w:rPr>
          <w:lang w:val="en-GB"/>
        </w:rPr>
        <w:t>ability</w:t>
      </w:r>
      <w:r>
        <w:rPr>
          <w:lang w:val="en-GB"/>
        </w:rPr>
        <w:t xml:space="preserve"> to choose efficiently among potential behavioural responses in any given situation. In serial reversal learning</w:t>
      </w:r>
      <w:r w:rsidR="006D3850">
        <w:rPr>
          <w:lang w:val="en-GB"/>
        </w:rPr>
        <w:t>,</w:t>
      </w:r>
      <w:r>
        <w:rPr>
          <w:lang w:val="en-GB"/>
        </w:rPr>
        <w:t xml:space="preserve"> the same stimuli are successively paired with a reward and then not paired with a reward. </w:t>
      </w:r>
      <w:r w:rsidR="00D72562">
        <w:rPr>
          <w:lang w:val="en-GB"/>
        </w:rPr>
        <w:t xml:space="preserve">This is typically a fixed-ratio schedule, i.e., </w:t>
      </w:r>
      <w:r w:rsidR="0018515B">
        <w:rPr>
          <w:lang w:val="en-GB"/>
        </w:rPr>
        <w:t xml:space="preserve">when </w:t>
      </w:r>
      <w:r w:rsidR="008E6BC7">
        <w:rPr>
          <w:lang w:val="en-GB"/>
        </w:rPr>
        <w:t xml:space="preserve">reward is obtained for </w:t>
      </w:r>
      <w:proofErr w:type="gramStart"/>
      <w:r w:rsidR="008E6BC7">
        <w:rPr>
          <w:lang w:val="en-GB"/>
        </w:rPr>
        <w:t>exactly the same</w:t>
      </w:r>
      <w:proofErr w:type="gramEnd"/>
      <w:r w:rsidR="008E6BC7">
        <w:rPr>
          <w:lang w:val="en-GB"/>
        </w:rPr>
        <w:t xml:space="preserve"> response</w:t>
      </w:r>
      <w:r w:rsidR="00984972">
        <w:rPr>
          <w:lang w:val="en-GB"/>
        </w:rPr>
        <w:t xml:space="preserve"> in every instance</w:t>
      </w:r>
      <w:r w:rsidR="008E6BC7">
        <w:rPr>
          <w:lang w:val="en-GB"/>
        </w:rPr>
        <w:t>.</w:t>
      </w:r>
      <w:r w:rsidR="00D72562">
        <w:rPr>
          <w:lang w:val="en-GB"/>
        </w:rPr>
        <w:t xml:space="preserve"> </w:t>
      </w:r>
      <w:r>
        <w:rPr>
          <w:lang w:val="en-GB"/>
        </w:rPr>
        <w:t>Under such conditions</w:t>
      </w:r>
      <w:r w:rsidR="006D3850">
        <w:rPr>
          <w:lang w:val="en-GB"/>
        </w:rPr>
        <w:t>,</w:t>
      </w:r>
      <w:r>
        <w:rPr>
          <w:lang w:val="en-GB"/>
        </w:rPr>
        <w:t xml:space="preserve"> animals must learn the second-order rule to quickly abandon a suddenly unsuccessful response that previously resulted in reward. </w:t>
      </w:r>
      <w:commentRangeStart w:id="8"/>
      <w:commentRangeStart w:id="9"/>
      <w:commentRangeStart w:id="10"/>
      <w:r>
        <w:rPr>
          <w:lang w:val="en-GB"/>
        </w:rPr>
        <w:t>A</w:t>
      </w:r>
      <w:commentRangeEnd w:id="8"/>
      <w:r>
        <w:rPr>
          <w:rStyle w:val="CommentReference"/>
          <w:lang w:val="en-GB"/>
        </w:rPr>
        <w:commentReference w:id="8"/>
      </w:r>
      <w:commentRangeEnd w:id="9"/>
      <w:r w:rsidR="00244217">
        <w:rPr>
          <w:rStyle w:val="CommentReference"/>
        </w:rPr>
        <w:commentReference w:id="9"/>
      </w:r>
      <w:commentRangeEnd w:id="10"/>
      <w:r w:rsidR="008E6BC7">
        <w:rPr>
          <w:rStyle w:val="CommentReference"/>
        </w:rPr>
        <w:commentReference w:id="10"/>
      </w:r>
      <w:r>
        <w:rPr>
          <w:lang w:val="en-GB"/>
        </w:rPr>
        <w:t xml:space="preserve"> rule that can maximize reward in a deterministic, reversal learning schedule is ‘win-stay; lose-shift’: repeat the behaviour which produces a reward until it stops being rewarding, and then immediately switch to another behavioural response. Such a rule means that the animal makes exactly one ‘error’ per reversal. After </w:t>
      </w:r>
      <w:r w:rsidR="006D3850">
        <w:rPr>
          <w:lang w:val="en-GB"/>
        </w:rPr>
        <w:t xml:space="preserve">an animal </w:t>
      </w:r>
      <w:r>
        <w:rPr>
          <w:lang w:val="en-GB"/>
        </w:rPr>
        <w:t>learn</w:t>
      </w:r>
      <w:r w:rsidR="006D3850">
        <w:rPr>
          <w:lang w:val="en-GB"/>
        </w:rPr>
        <w:t>s</w:t>
      </w:r>
      <w:r>
        <w:rPr>
          <w:lang w:val="en-GB"/>
        </w:rPr>
        <w:t xml:space="preserve"> the task, perfectly optim</w:t>
      </w:r>
      <w:r w:rsidR="006D3850">
        <w:rPr>
          <w:lang w:val="en-GB"/>
        </w:rPr>
        <w:t>ized</w:t>
      </w:r>
      <w:r>
        <w:rPr>
          <w:lang w:val="en-GB"/>
        </w:rPr>
        <w:t xml:space="preserve"> </w:t>
      </w:r>
      <w:r w:rsidR="00623C30">
        <w:rPr>
          <w:lang w:val="en-GB"/>
        </w:rPr>
        <w:t>behavio</w:t>
      </w:r>
      <w:r w:rsidR="005C6A2D">
        <w:rPr>
          <w:lang w:val="en-GB"/>
        </w:rPr>
        <w:t>u</w:t>
      </w:r>
      <w:r w:rsidR="00623C30">
        <w:rPr>
          <w:lang w:val="en-GB"/>
        </w:rPr>
        <w:t>r</w:t>
      </w:r>
      <w:r>
        <w:rPr>
          <w:lang w:val="en-GB"/>
        </w:rPr>
        <w:t xml:space="preserve"> will </w:t>
      </w:r>
      <w:r w:rsidR="00623C30">
        <w:rPr>
          <w:lang w:val="en-GB"/>
        </w:rPr>
        <w:t>involve</w:t>
      </w:r>
      <w:r>
        <w:rPr>
          <w:lang w:val="en-GB"/>
        </w:rPr>
        <w:t xml:space="preserve"> </w:t>
      </w:r>
      <w:r w:rsidR="00623C30">
        <w:rPr>
          <w:lang w:val="en-GB"/>
        </w:rPr>
        <w:t>a</w:t>
      </w:r>
      <w:r>
        <w:rPr>
          <w:lang w:val="en-GB"/>
        </w:rPr>
        <w:t xml:space="preserve"> respon</w:t>
      </w:r>
      <w:r w:rsidR="00623C30">
        <w:rPr>
          <w:lang w:val="en-GB"/>
        </w:rPr>
        <w:t>se</w:t>
      </w:r>
      <w:r>
        <w:rPr>
          <w:lang w:val="en-GB"/>
        </w:rPr>
        <w:t xml:space="preserve"> </w:t>
      </w:r>
      <w:r w:rsidR="00623C30">
        <w:rPr>
          <w:lang w:val="en-GB"/>
        </w:rPr>
        <w:t xml:space="preserve">exclusively </w:t>
      </w:r>
      <w:r>
        <w:rPr>
          <w:lang w:val="en-GB"/>
        </w:rPr>
        <w:t xml:space="preserve">to the rewarded stimulus. After the first </w:t>
      </w:r>
      <w:r w:rsidR="00AB33B5">
        <w:rPr>
          <w:lang w:val="en-GB"/>
        </w:rPr>
        <w:t xml:space="preserve">instance of a behaviour leading to a </w:t>
      </w:r>
      <w:r>
        <w:rPr>
          <w:lang w:val="en-GB"/>
        </w:rPr>
        <w:t>lack of reward (the error), the animal will change its actions and exclusively respond to the other stimulus which is now paired with a reward.</w:t>
      </w:r>
    </w:p>
    <w:p w14:paraId="7F44BEE3" w14:textId="00085877" w:rsidR="00C17A43" w:rsidRDefault="00795B13" w:rsidP="005C6A2D">
      <w:pPr>
        <w:pStyle w:val="BodyText"/>
        <w:spacing w:line="360" w:lineRule="auto"/>
        <w:rPr>
          <w:lang w:val="en-GB"/>
        </w:rPr>
      </w:pPr>
      <w:r>
        <w:rPr>
          <w:lang w:val="en-GB"/>
        </w:rPr>
        <w:t xml:space="preserve">Animals are rarely, if ever, so </w:t>
      </w:r>
      <w:proofErr w:type="gramStart"/>
      <w:r w:rsidR="00C8129A">
        <w:rPr>
          <w:lang w:val="en-GB"/>
        </w:rPr>
        <w:t>finely-tuned</w:t>
      </w:r>
      <w:proofErr w:type="gramEnd"/>
      <w:r w:rsidR="00623C30">
        <w:rPr>
          <w:lang w:val="en-GB"/>
        </w:rPr>
        <w:t xml:space="preserve"> in their behavio</w:t>
      </w:r>
      <w:r w:rsidR="002963D1">
        <w:rPr>
          <w:lang w:val="en-GB"/>
        </w:rPr>
        <w:t>u</w:t>
      </w:r>
      <w:r w:rsidR="00623C30">
        <w:rPr>
          <w:lang w:val="en-GB"/>
        </w:rPr>
        <w:t>rs</w:t>
      </w:r>
      <w:r>
        <w:rPr>
          <w:lang w:val="en-GB"/>
        </w:rPr>
        <w:t xml:space="preserve"> in real life. Large and deterministic changes are uncommon in nature and more gradual shifts in behaviour may be better suited to natural environmental changes. </w:t>
      </w:r>
      <w:r w:rsidR="00FC5841">
        <w:rPr>
          <w:lang w:val="en-GB"/>
        </w:rPr>
        <w:t xml:space="preserve">For this reason, win-stay lose-shift </w:t>
      </w:r>
      <w:r w:rsidR="003F6709">
        <w:rPr>
          <w:lang w:val="en-GB"/>
        </w:rPr>
        <w:t xml:space="preserve">in practice means an animal will repeat the behaviour that produces a reward after one or a </w:t>
      </w:r>
      <w:r w:rsidR="003F6709">
        <w:rPr>
          <w:lang w:val="en-GB"/>
        </w:rPr>
        <w:lastRenderedPageBreak/>
        <w:t xml:space="preserve">few experiences of reward, and switch to another behavioural response after one or a few </w:t>
      </w:r>
      <w:r w:rsidR="00AB33B5">
        <w:rPr>
          <w:lang w:val="en-GB"/>
        </w:rPr>
        <w:t xml:space="preserve">errors leading to </w:t>
      </w:r>
      <w:r w:rsidR="003F6709">
        <w:rPr>
          <w:lang w:val="en-GB"/>
        </w:rPr>
        <w:t xml:space="preserve">experiences of no reward. </w:t>
      </w:r>
      <w:r>
        <w:rPr>
          <w:lang w:val="en-GB"/>
        </w:rPr>
        <w:t>Errors in reversal learning tasks are common and can occur in different ways. An animal can perseve</w:t>
      </w:r>
      <w:r w:rsidR="00623C30">
        <w:rPr>
          <w:lang w:val="en-GB"/>
        </w:rPr>
        <w:t>re,</w:t>
      </w:r>
      <w:r>
        <w:rPr>
          <w:lang w:val="en-GB"/>
        </w:rPr>
        <w:t xml:space="preserve"> continu</w:t>
      </w:r>
      <w:r w:rsidR="00623C30">
        <w:rPr>
          <w:lang w:val="en-GB"/>
        </w:rPr>
        <w:t>ing</w:t>
      </w:r>
      <w:r>
        <w:rPr>
          <w:lang w:val="en-GB"/>
        </w:rPr>
        <w:t xml:space="preserve"> to choose a non-rewarding cue after the reversal has occurred</w:t>
      </w:r>
      <w:r w:rsidR="008E6BC7">
        <w:rPr>
          <w:lang w:val="en-GB"/>
        </w:rPr>
        <w:t>;</w:t>
      </w:r>
      <w:r>
        <w:rPr>
          <w:lang w:val="en-GB"/>
        </w:rPr>
        <w:t xml:space="preserve"> or </w:t>
      </w:r>
      <w:r w:rsidR="008E6BC7">
        <w:rPr>
          <w:lang w:val="en-GB"/>
        </w:rPr>
        <w:t>the animal</w:t>
      </w:r>
      <w:r w:rsidR="00C00276">
        <w:rPr>
          <w:lang w:val="en-GB"/>
        </w:rPr>
        <w:t xml:space="preserve"> </w:t>
      </w:r>
      <w:r>
        <w:rPr>
          <w:lang w:val="en-GB"/>
        </w:rPr>
        <w:t>can make anticipatory errors</w:t>
      </w:r>
      <w:r w:rsidR="00623C30">
        <w:rPr>
          <w:lang w:val="en-GB"/>
        </w:rPr>
        <w:t>,</w:t>
      </w:r>
      <w:r>
        <w:rPr>
          <w:lang w:val="en-GB"/>
        </w:rPr>
        <w:t xml:space="preserve"> changing their behaviour and choosing the other cue before a reversal has occurred. Progressive ‘improvement’ in this task, where an animal makes fewer and fewer errors </w:t>
      </w:r>
      <w:r w:rsidR="00745577">
        <w:rPr>
          <w:lang w:val="en-GB"/>
        </w:rPr>
        <w:t xml:space="preserve">of either type </w:t>
      </w:r>
      <w:r>
        <w:rPr>
          <w:lang w:val="en-GB"/>
        </w:rPr>
        <w:t xml:space="preserve">per reversal is indication </w:t>
      </w:r>
      <w:r w:rsidR="0052238C">
        <w:rPr>
          <w:lang w:val="en-GB"/>
        </w:rPr>
        <w:t>that higher-order learning</w:t>
      </w:r>
      <w:r>
        <w:rPr>
          <w:lang w:val="en-GB"/>
        </w:rPr>
        <w:t>, or ‘learning to learn’</w:t>
      </w:r>
      <w:r w:rsidR="0052238C">
        <w:rPr>
          <w:lang w:val="en-GB"/>
        </w:rPr>
        <w:t xml:space="preserve">, is occurring </w:t>
      </w:r>
      <w:r>
        <w:rPr>
          <w:lang w:val="en-GB"/>
        </w:rPr>
        <w:t>(</w:t>
      </w:r>
      <w:proofErr w:type="spellStart"/>
      <w:r>
        <w:rPr>
          <w:lang w:val="en-GB"/>
        </w:rPr>
        <w:t>Shettleworth</w:t>
      </w:r>
      <w:proofErr w:type="spellEnd"/>
      <w:r w:rsidR="003655CD">
        <w:rPr>
          <w:lang w:val="en-GB"/>
        </w:rPr>
        <w:t>,</w:t>
      </w:r>
      <w:r>
        <w:rPr>
          <w:lang w:val="en-GB"/>
        </w:rPr>
        <w:t xml:space="preserve"> 2010</w:t>
      </w:r>
      <w:r w:rsidR="00FC2B95">
        <w:rPr>
          <w:lang w:val="en-GB"/>
        </w:rPr>
        <w:t>b</w:t>
      </w:r>
      <w:r>
        <w:rPr>
          <w:lang w:val="en-GB"/>
        </w:rPr>
        <w:t>).</w:t>
      </w:r>
    </w:p>
    <w:p w14:paraId="5E00CE71" w14:textId="5CD4E25E" w:rsidR="00C17A43" w:rsidRDefault="00795B13" w:rsidP="004B4A55">
      <w:pPr>
        <w:pStyle w:val="BodyText"/>
        <w:spacing w:line="360" w:lineRule="auto"/>
        <w:rPr>
          <w:lang w:val="en-GB"/>
        </w:rPr>
      </w:pPr>
      <w:r>
        <w:rPr>
          <w:lang w:val="en-GB"/>
        </w:rPr>
        <w:t>To investigate the flexibility of responding to depleting food locations we carried out a serial reversal learning task with</w:t>
      </w:r>
      <w:r w:rsidR="00AD79CE">
        <w:rPr>
          <w:lang w:val="en-GB"/>
        </w:rPr>
        <w:t xml:space="preserve"> </w:t>
      </w:r>
      <w:proofErr w:type="spellStart"/>
      <w:r w:rsidR="00AD79CE">
        <w:rPr>
          <w:lang w:val="en-GB"/>
        </w:rPr>
        <w:t>Commissaris’s</w:t>
      </w:r>
      <w:proofErr w:type="spellEnd"/>
      <w:r w:rsidR="00AD79CE">
        <w:rPr>
          <w:lang w:val="en-GB"/>
        </w:rPr>
        <w:t xml:space="preserve"> long-tongued bat, (</w:t>
      </w:r>
      <w:r w:rsidR="00AD79CE">
        <w:rPr>
          <w:i/>
          <w:iCs/>
          <w:lang w:val="en-GB"/>
        </w:rPr>
        <w:t xml:space="preserve">Glossophaga </w:t>
      </w:r>
      <w:proofErr w:type="spellStart"/>
      <w:r w:rsidR="00AD79CE">
        <w:rPr>
          <w:i/>
          <w:iCs/>
          <w:lang w:val="en-GB"/>
        </w:rPr>
        <w:t>commissarisi</w:t>
      </w:r>
      <w:proofErr w:type="spellEnd"/>
      <w:r w:rsidR="00AD79CE">
        <w:rPr>
          <w:lang w:val="en-GB"/>
        </w:rPr>
        <w:t>), which primarily feeds on flower nectar</w:t>
      </w:r>
      <w:r w:rsidR="00500460">
        <w:rPr>
          <w:lang w:val="en-GB"/>
        </w:rPr>
        <w:t xml:space="preserve">. </w:t>
      </w:r>
      <w:r>
        <w:rPr>
          <w:lang w:val="en-GB"/>
        </w:rPr>
        <w:t xml:space="preserve">The bats were given two potentially rewarding options to choose between. </w:t>
      </w:r>
      <w:r w:rsidR="00AD79CE">
        <w:rPr>
          <w:lang w:val="en-GB"/>
        </w:rPr>
        <w:t>The two options were separated in space and their sp</w:t>
      </w:r>
      <w:r w:rsidR="001475A3">
        <w:rPr>
          <w:lang w:val="en-GB"/>
        </w:rPr>
        <w:t xml:space="preserve">atial location was the cue to indicate their reward properties at any moment. </w:t>
      </w:r>
      <w:r w:rsidR="001475A3">
        <w:rPr>
          <w:i/>
          <w:iCs/>
          <w:lang w:val="en-GB"/>
        </w:rPr>
        <w:t xml:space="preserve">G. </w:t>
      </w:r>
      <w:proofErr w:type="spellStart"/>
      <w:r w:rsidR="001475A3">
        <w:rPr>
          <w:i/>
          <w:iCs/>
          <w:lang w:val="en-GB"/>
        </w:rPr>
        <w:t>commissarisi</w:t>
      </w:r>
      <w:proofErr w:type="spellEnd"/>
      <w:r w:rsidR="001475A3">
        <w:rPr>
          <w:lang w:val="en-GB"/>
        </w:rPr>
        <w:t xml:space="preserve"> is known to have excellent spatial memory (Thiele and Winter, 2005) so no other cue was necessary. </w:t>
      </w:r>
      <w:r>
        <w:rPr>
          <w:lang w:val="en-GB"/>
        </w:rPr>
        <w:t>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5FFCBE5C" w14:textId="4009105A" w:rsidR="00C17A43" w:rsidRDefault="00795B13" w:rsidP="005C6A2D">
      <w:pPr>
        <w:pStyle w:val="BodyText"/>
        <w:spacing w:line="360" w:lineRule="auto"/>
        <w:rPr>
          <w:lang w:val="en-GB"/>
        </w:rPr>
      </w:pPr>
      <w:r>
        <w:rPr>
          <w:lang w:val="en-GB"/>
        </w:rPr>
        <w:t>Our aims with this experiment were as follows. First, we wanted to test how the bats would alter their preference between the two reward sources according to their transient rewarding properties</w:t>
      </w:r>
      <w:r w:rsidR="004B0D58">
        <w:rPr>
          <w:lang w:val="en-GB"/>
        </w:rPr>
        <w:t xml:space="preserve">; that is, </w:t>
      </w:r>
      <w:r w:rsidR="0011254B">
        <w:rPr>
          <w:lang w:val="en-GB"/>
        </w:rPr>
        <w:t>would</w:t>
      </w:r>
      <w:r w:rsidR="004B0D58">
        <w:rPr>
          <w:lang w:val="en-GB"/>
        </w:rPr>
        <w:t xml:space="preserve"> the bats show first-order learning?</w:t>
      </w:r>
      <w:r w:rsidR="007D6EFF">
        <w:rPr>
          <w:lang w:val="en-GB"/>
        </w:rPr>
        <w:t xml:space="preserve"> </w:t>
      </w:r>
      <w:r w:rsidR="0011254B">
        <w:rPr>
          <w:lang w:val="en-GB"/>
        </w:rPr>
        <w:t>Second, if the bats did alter their behaviour in response to the changing reward properties, how did the occurrence of successive reversals affect that behaviour? For example</w:t>
      </w:r>
      <w:r w:rsidR="003F676F">
        <w:rPr>
          <w:lang w:val="en-GB"/>
        </w:rPr>
        <w:t>,</w:t>
      </w:r>
      <w:r w:rsidR="0011254B">
        <w:rPr>
          <w:lang w:val="en-GB"/>
        </w:rPr>
        <w:t xml:space="preserve"> the behavioural allocation between the two options might change more swiftly as the bats experienced more reversals. </w:t>
      </w:r>
      <w:r>
        <w:rPr>
          <w:lang w:val="en-GB"/>
        </w:rPr>
        <w:t xml:space="preserve">Third, we wanted to </w:t>
      </w:r>
      <w:r w:rsidR="00985FEB">
        <w:rPr>
          <w:lang w:val="en-GB"/>
        </w:rPr>
        <w:t>see how closely the bats</w:t>
      </w:r>
      <w:r>
        <w:rPr>
          <w:lang w:val="en-GB"/>
        </w:rPr>
        <w:t xml:space="preserve"> </w:t>
      </w:r>
      <w:r w:rsidR="0011254B">
        <w:rPr>
          <w:lang w:val="en-GB"/>
        </w:rPr>
        <w:t xml:space="preserve">could </w:t>
      </w:r>
      <w:r w:rsidR="00985FEB">
        <w:rPr>
          <w:lang w:val="en-GB"/>
        </w:rPr>
        <w:t>a</w:t>
      </w:r>
      <w:r w:rsidR="00F04236">
        <w:rPr>
          <w:lang w:val="en-GB"/>
        </w:rPr>
        <w:t>pproach</w:t>
      </w:r>
      <w:r w:rsidR="0011254B">
        <w:rPr>
          <w:lang w:val="en-GB"/>
        </w:rPr>
        <w:t xml:space="preserve"> the optimal strategy in </w:t>
      </w:r>
      <w:r w:rsidR="00F04236">
        <w:rPr>
          <w:lang w:val="en-GB"/>
        </w:rPr>
        <w:t xml:space="preserve">such an environment: </w:t>
      </w:r>
      <w:r>
        <w:rPr>
          <w:lang w:val="en-GB"/>
        </w:rPr>
        <w:t>one error per reversal</w:t>
      </w:r>
      <w:r w:rsidR="006441D9">
        <w:rPr>
          <w:lang w:val="en-GB"/>
        </w:rPr>
        <w:t>,</w:t>
      </w:r>
      <w:r>
        <w:rPr>
          <w:lang w:val="en-GB"/>
        </w:rPr>
        <w:t xml:space="preserve"> achievable through </w:t>
      </w:r>
      <w:r w:rsidR="00F04236">
        <w:rPr>
          <w:lang w:val="en-GB"/>
        </w:rPr>
        <w:t xml:space="preserve">the </w:t>
      </w:r>
      <w:r>
        <w:rPr>
          <w:lang w:val="en-GB"/>
        </w:rPr>
        <w:t>win-stay, lose-shift</w:t>
      </w:r>
      <w:r w:rsidR="00F04236">
        <w:rPr>
          <w:lang w:val="en-GB"/>
        </w:rPr>
        <w:t xml:space="preserve"> strategy.</w:t>
      </w:r>
      <w:r w:rsidR="008E1FE2">
        <w:rPr>
          <w:lang w:val="en-GB"/>
        </w:rPr>
        <w:t xml:space="preserve"> This would be indicative of higher-order learning. </w:t>
      </w:r>
      <w:r w:rsidR="00F04236">
        <w:rPr>
          <w:lang w:val="en-GB"/>
        </w:rPr>
        <w:t xml:space="preserve"> </w:t>
      </w:r>
    </w:p>
    <w:p w14:paraId="7FA09172" w14:textId="77777777" w:rsidR="00141A81" w:rsidRDefault="00141A81" w:rsidP="005C6A2D">
      <w:pPr>
        <w:pStyle w:val="BodyText"/>
        <w:spacing w:line="360" w:lineRule="auto"/>
        <w:rPr>
          <w:lang w:val="en-GB"/>
        </w:rPr>
      </w:pPr>
    </w:p>
    <w:p w14:paraId="7E1FAC2E" w14:textId="2DEE8A92" w:rsidR="00C17A43" w:rsidRDefault="008E6BC7" w:rsidP="005C6A2D">
      <w:pPr>
        <w:pStyle w:val="BodyText"/>
        <w:spacing w:line="360" w:lineRule="auto"/>
        <w:rPr>
          <w:lang w:val="en-GB"/>
        </w:rPr>
      </w:pPr>
      <w:r>
        <w:rPr>
          <w:lang w:val="en-GB"/>
        </w:rPr>
        <w:lastRenderedPageBreak/>
        <w:t xml:space="preserve">Exploratory analyses were done to </w:t>
      </w:r>
      <w:r w:rsidR="00141A81">
        <w:rPr>
          <w:lang w:val="en-GB"/>
        </w:rPr>
        <w:t xml:space="preserve">take </w:t>
      </w:r>
      <w:r w:rsidR="002D1472">
        <w:rPr>
          <w:lang w:val="en-GB"/>
        </w:rPr>
        <w:t>the</w:t>
      </w:r>
      <w:r>
        <w:rPr>
          <w:lang w:val="en-GB"/>
        </w:rPr>
        <w:t xml:space="preserve"> confirmatory analyses described above</w:t>
      </w:r>
      <w:r w:rsidR="00141A81">
        <w:rPr>
          <w:lang w:val="en-GB"/>
        </w:rPr>
        <w:t xml:space="preserve"> further</w:t>
      </w:r>
      <w:r>
        <w:rPr>
          <w:lang w:val="en-GB"/>
        </w:rPr>
        <w:t>.</w:t>
      </w:r>
      <w:r w:rsidR="00795B13">
        <w:rPr>
          <w:lang w:val="en-GB"/>
        </w:rPr>
        <w:t xml:space="preserve"> We reasoned that there is a difference between the first visits of a night before any experience of a change in </w:t>
      </w:r>
      <w:r w:rsidR="002D1472">
        <w:rPr>
          <w:lang w:val="en-GB"/>
        </w:rPr>
        <w:t xml:space="preserve">reward </w:t>
      </w:r>
      <w:r w:rsidR="00795B13">
        <w:rPr>
          <w:lang w:val="en-GB"/>
        </w:rPr>
        <w:t xml:space="preserve">contingencies, and all the subsequent visits after at least one reversal had occurred. We statistically tested for this difference in the bats’ choice behaviour and </w:t>
      </w:r>
      <w:commentRangeStart w:id="11"/>
      <w:commentRangeStart w:id="12"/>
      <w:r w:rsidR="00795B13">
        <w:rPr>
          <w:lang w:val="en-GB"/>
        </w:rPr>
        <w:t>compared the results of the confirmatory and exploratory analyses</w:t>
      </w:r>
      <w:commentRangeEnd w:id="11"/>
      <w:r w:rsidR="006441D9">
        <w:rPr>
          <w:rStyle w:val="CommentReference"/>
        </w:rPr>
        <w:commentReference w:id="11"/>
      </w:r>
      <w:commentRangeEnd w:id="12"/>
      <w:r w:rsidR="00F3183C">
        <w:rPr>
          <w:rStyle w:val="CommentReference"/>
        </w:rPr>
        <w:commentReference w:id="12"/>
      </w:r>
      <w:r w:rsidR="00795B13">
        <w:rPr>
          <w:lang w:val="en-GB"/>
        </w:rPr>
        <w:t>.</w:t>
      </w:r>
      <w:bookmarkEnd w:id="6"/>
    </w:p>
    <w:p w14:paraId="201D5BF8" w14:textId="77777777" w:rsidR="00C17A43" w:rsidRDefault="00795B13" w:rsidP="005C6A2D">
      <w:pPr>
        <w:pStyle w:val="Heading1"/>
        <w:spacing w:line="360" w:lineRule="auto"/>
        <w:rPr>
          <w:lang w:val="en-GB"/>
        </w:rPr>
      </w:pPr>
      <w:bookmarkStart w:id="13" w:name="methods"/>
      <w:r>
        <w:rPr>
          <w:lang w:val="en-GB"/>
        </w:rPr>
        <w:t>Methods</w:t>
      </w:r>
    </w:p>
    <w:p w14:paraId="215E0B4B" w14:textId="77777777" w:rsidR="00C17A43" w:rsidRDefault="00795B13" w:rsidP="005C6A2D">
      <w:pPr>
        <w:pStyle w:val="Heading2"/>
        <w:spacing w:line="360" w:lineRule="auto"/>
        <w:rPr>
          <w:lang w:val="en-GB"/>
        </w:rPr>
      </w:pPr>
      <w:bookmarkStart w:id="14" w:name="study-site-and-subjects"/>
      <w:r>
        <w:rPr>
          <w:lang w:val="en-GB"/>
        </w:rPr>
        <w:t>Study site and subjects</w:t>
      </w:r>
    </w:p>
    <w:p w14:paraId="2FE3F9B0" w14:textId="400D5B7D" w:rsidR="00C17A43" w:rsidRDefault="00795B13" w:rsidP="005C6A2D">
      <w:pPr>
        <w:pStyle w:val="FirstParagraph"/>
        <w:spacing w:line="360" w:lineRule="auto"/>
        <w:rPr>
          <w:lang w:val="en-GB"/>
        </w:rPr>
      </w:pPr>
      <w:r>
        <w:rPr>
          <w:lang w:val="en-GB"/>
        </w:rPr>
        <w:t xml:space="preserve">The experiment took place at La Selva Biological Field Station, Province Heredia, Costa </w:t>
      </w:r>
      <w:commentRangeStart w:id="15"/>
      <w:r>
        <w:rPr>
          <w:lang w:val="en-GB"/>
        </w:rPr>
        <w:t>Rica</w:t>
      </w:r>
      <w:commentRangeEnd w:id="15"/>
      <w:r w:rsidR="004E292F">
        <w:rPr>
          <w:rStyle w:val="CommentReference"/>
        </w:rPr>
        <w:commentReference w:id="15"/>
      </w:r>
      <w:r w:rsidR="00985FEB">
        <w:rPr>
          <w:lang w:val="en-GB"/>
        </w:rPr>
        <w:t xml:space="preserve"> in June-July 2017</w:t>
      </w:r>
      <w:r>
        <w:rPr>
          <w:lang w:val="en-GB"/>
        </w:rPr>
        <w:t xml:space="preserve">. Bats of the species </w:t>
      </w:r>
      <w:r w:rsidRPr="0017467E">
        <w:rPr>
          <w:i/>
          <w:iCs/>
          <w:lang w:val="en-GB"/>
        </w:rPr>
        <w:t xml:space="preserve">Glossophaga </w:t>
      </w:r>
      <w:proofErr w:type="spellStart"/>
      <w:r w:rsidRPr="0017467E">
        <w:rPr>
          <w:i/>
          <w:iCs/>
          <w:lang w:val="en-GB"/>
        </w:rPr>
        <w:t>commissarisi</w:t>
      </w:r>
      <w:proofErr w:type="spellEnd"/>
      <w:r>
        <w:rPr>
          <w:lang w:val="en-GB"/>
        </w:rPr>
        <w:t xml:space="preserve"> were captured from the wild and retained in a flight cage through the experiment. The bats were attracted to a particular location in the forest using chicken-feeders filled with sugar-water (see </w:t>
      </w:r>
      <w:r w:rsidRPr="0017467E">
        <w:rPr>
          <w:b/>
          <w:bCs/>
          <w:lang w:val="en-GB"/>
        </w:rPr>
        <w:t>Reward</w:t>
      </w:r>
      <w:r>
        <w:rPr>
          <w:lang w:val="en-GB"/>
        </w:rPr>
        <w:t xml:space="preserve"> below) as bait. The feeders had cotton swabs soaked in dimethyl disulphide on them, a chemical attractant produced by many bat-pollinated flowers </w:t>
      </w:r>
      <w:commentRangeStart w:id="16"/>
      <w:r w:rsidR="00984972">
        <w:rPr>
          <w:lang w:val="en-GB"/>
        </w:rPr>
        <w:t xml:space="preserve">(von </w:t>
      </w:r>
      <w:proofErr w:type="spellStart"/>
      <w:r w:rsidR="00984972">
        <w:rPr>
          <w:lang w:val="en-GB"/>
        </w:rPr>
        <w:t>Helversen</w:t>
      </w:r>
      <w:proofErr w:type="spellEnd"/>
      <w:r w:rsidR="00984972">
        <w:rPr>
          <w:lang w:val="en-GB"/>
        </w:rPr>
        <w:t xml:space="preserve"> et al., 2000)</w:t>
      </w:r>
      <w:commentRangeEnd w:id="16"/>
      <w:r w:rsidR="00146CBE">
        <w:rPr>
          <w:rStyle w:val="CommentReference"/>
        </w:rPr>
        <w:commentReference w:id="16"/>
      </w:r>
      <w:r>
        <w:rPr>
          <w:lang w:val="en-GB"/>
        </w:rPr>
        <w:t>.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57EEACAD" w14:textId="318F9A77" w:rsidR="00C17A43" w:rsidRDefault="00795B13" w:rsidP="005C6A2D">
      <w:pPr>
        <w:pStyle w:val="BodyText"/>
        <w:spacing w:line="360" w:lineRule="auto"/>
      </w:pPr>
      <w:r>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w:t>
      </w:r>
      <w:r>
        <w:t xml:space="preserve">Two groups were run in parallel, one in each flight cage, and the data were collected simultaneously. At the end of the experiment, the RFID collars were </w:t>
      </w:r>
      <w:proofErr w:type="gramStart"/>
      <w:r>
        <w:t>removed</w:t>
      </w:r>
      <w:proofErr w:type="gramEnd"/>
      <w:r>
        <w:t xml:space="preserve"> and the bats were released back into the wild. All the data collection was completely automatized. Two of the bats did not drink </w:t>
      </w:r>
      <w:proofErr w:type="gramStart"/>
      <w:r>
        <w:t>a sufficient amount of</w:t>
      </w:r>
      <w:proofErr w:type="gramEnd"/>
      <w:r>
        <w:t xml:space="preserve"> sugar-water to meet minimum energy requirements</w:t>
      </w:r>
      <w:r w:rsidR="00704A2F">
        <w:t>. These two bats</w:t>
      </w:r>
      <w:r>
        <w:t xml:space="preserve"> were released before the end of the experiment and not replaced, and the data from these two individuals were not analyzed. Thus, 14 bats (</w:t>
      </w:r>
      <w:commentRangeStart w:id="17"/>
      <w:r>
        <w:t>7</w:t>
      </w:r>
      <w:commentRangeEnd w:id="17"/>
      <w:r>
        <w:rPr>
          <w:rStyle w:val="CommentReference"/>
        </w:rPr>
        <w:commentReference w:id="17"/>
      </w:r>
      <w:r>
        <w:t xml:space="preserve"> males and 7 females) completed the </w:t>
      </w:r>
      <w:r>
        <w:lastRenderedPageBreak/>
        <w:t xml:space="preserve">experiment. Permission for this research was granted by Sistema Nacional de Areas de </w:t>
      </w:r>
      <w:proofErr w:type="spellStart"/>
      <w:r>
        <w:t>Conservación</w:t>
      </w:r>
      <w:proofErr w:type="spellEnd"/>
      <w:r>
        <w:t xml:space="preserve"> (SINAC) at the </w:t>
      </w:r>
      <w:proofErr w:type="spellStart"/>
      <w:r>
        <w:t>Ministerio</w:t>
      </w:r>
      <w:proofErr w:type="spellEnd"/>
      <w:r>
        <w:t xml:space="preserve"> de </w:t>
      </w:r>
      <w:proofErr w:type="spellStart"/>
      <w:r>
        <w:t>Ambiente</w:t>
      </w:r>
      <w:proofErr w:type="spellEnd"/>
      <w:r>
        <w:t xml:space="preserve"> y </w:t>
      </w:r>
      <w:proofErr w:type="spellStart"/>
      <w:r>
        <w:t>Energía</w:t>
      </w:r>
      <w:proofErr w:type="spellEnd"/>
      <w:r>
        <w:t xml:space="preserve"> (MINAE), Costa Rica</w:t>
      </w:r>
      <w:commentRangeStart w:id="18"/>
      <w:r>
        <w:t>.</w:t>
      </w:r>
      <w:commentRangeEnd w:id="18"/>
      <w:r>
        <w:rPr>
          <w:rStyle w:val="CommentReference"/>
        </w:rPr>
        <w:commentReference w:id="18"/>
      </w:r>
    </w:p>
    <w:p w14:paraId="7A635D95" w14:textId="77777777" w:rsidR="00C17A43" w:rsidRDefault="00795B13" w:rsidP="005C6A2D">
      <w:pPr>
        <w:pStyle w:val="Heading2"/>
        <w:spacing w:line="360" w:lineRule="auto"/>
        <w:rPr>
          <w:lang w:val="en-GB"/>
        </w:rPr>
      </w:pPr>
      <w:bookmarkStart w:id="19" w:name="experimental-setup"/>
      <w:bookmarkEnd w:id="14"/>
      <w:r>
        <w:rPr>
          <w:lang w:val="en-GB"/>
        </w:rPr>
        <w:t>Experimental Setup</w:t>
      </w:r>
    </w:p>
    <w:p w14:paraId="510A1D2E" w14:textId="77777777" w:rsidR="00C17A43" w:rsidRDefault="00795B13" w:rsidP="005C6A2D">
      <w:pPr>
        <w:pStyle w:val="Heading3"/>
        <w:spacing w:line="360" w:lineRule="auto"/>
        <w:rPr>
          <w:lang w:val="en-GB"/>
        </w:rPr>
      </w:pPr>
      <w:bookmarkStart w:id="20" w:name="reward"/>
      <w:r>
        <w:rPr>
          <w:lang w:val="en-GB"/>
        </w:rPr>
        <w:t>Reward</w:t>
      </w:r>
    </w:p>
    <w:p w14:paraId="0C0E57E3" w14:textId="354B2309" w:rsidR="00C17A43" w:rsidRDefault="00795B13" w:rsidP="005C6A2D">
      <w:pPr>
        <w:pStyle w:val="FirstParagraph"/>
        <w:spacing w:line="360" w:lineRule="auto"/>
      </w:pPr>
      <w:r>
        <w:t xml:space="preserve">The reward received by the bats during the experiment was also their main source of food. The reward was a 17% by weight solution of sugar dissolved in water, hereafter referred to as ‘nectar.’ The sugar consisted of a 1:1:1 mass-mixture of sucrose, </w:t>
      </w:r>
      <w:proofErr w:type="gramStart"/>
      <w:r>
        <w:t>fructose</w:t>
      </w:r>
      <w:proofErr w:type="gramEnd"/>
      <w:r>
        <w:t xml:space="preserve"> and glucose. The nectar was thus similar in composition and concentration to the nectar produced by </w:t>
      </w:r>
      <w:commentRangeStart w:id="21"/>
      <w:r>
        <w:t>wild chiropterophilous plants</w:t>
      </w:r>
      <w:commentRangeEnd w:id="21"/>
      <w:r>
        <w:rPr>
          <w:rStyle w:val="CommentReference"/>
        </w:rPr>
        <w:commentReference w:id="21"/>
      </w:r>
      <w:commentRangeStart w:id="22"/>
      <w:r w:rsidR="00984972">
        <w:t xml:space="preserve"> (Baker et al., 1998)</w:t>
      </w:r>
      <w:commentRangeEnd w:id="22"/>
      <w:r w:rsidR="00146CBE">
        <w:rPr>
          <w:rStyle w:val="CommentReference"/>
        </w:rPr>
        <w:commentReference w:id="22"/>
      </w:r>
      <w:r>
        <w:t>. Every night, the bats were also given ad-libitum access to 10 m</w:t>
      </w:r>
      <w:commentRangeStart w:id="23"/>
      <w:r>
        <w:t>L</w:t>
      </w:r>
      <w:commentRangeEnd w:id="23"/>
      <w:r>
        <w:rPr>
          <w:rStyle w:val="CommentReference"/>
        </w:rPr>
        <w:commentReference w:id="23"/>
      </w:r>
      <w:r>
        <w:t xml:space="preserve"> of supplemental food: </w:t>
      </w:r>
      <w:commentRangeStart w:id="24"/>
      <w:r>
        <w:t xml:space="preserve">3.5 g </w:t>
      </w:r>
      <w:commentRangeEnd w:id="24"/>
      <w:r>
        <w:rPr>
          <w:rStyle w:val="CommentReference"/>
        </w:rPr>
        <w:commentReference w:id="24"/>
      </w:r>
      <w:r>
        <w:t>of hummingbird food (</w:t>
      </w:r>
      <w:commentRangeStart w:id="25"/>
      <w:proofErr w:type="spellStart"/>
      <w:r>
        <w:t>NektarPlus</w:t>
      </w:r>
      <w:proofErr w:type="spellEnd"/>
      <w:r>
        <w:t>, Nekton</w:t>
      </w:r>
      <w:commentRangeEnd w:id="25"/>
      <w:r>
        <w:rPr>
          <w:rStyle w:val="CommentReference"/>
        </w:rPr>
        <w:commentReference w:id="25"/>
      </w:r>
      <w:r w:rsidR="00F16040">
        <w:t>, Germany</w:t>
      </w:r>
      <w:r>
        <w:t>) and 3.5 g of milk powder (</w:t>
      </w:r>
      <w:proofErr w:type="spellStart"/>
      <w:r>
        <w:t>Nido</w:t>
      </w:r>
      <w:proofErr w:type="spellEnd"/>
      <w:r>
        <w:t xml:space="preserve"> 1+, Nestle</w:t>
      </w:r>
      <w:r w:rsidR="00F16040">
        <w:t>, Switzerland</w:t>
      </w:r>
      <w:r>
        <w:t xml:space="preserve">) in 10 mL of water. </w:t>
      </w:r>
      <w:r w:rsidR="00704A2F">
        <w:t>The bats in each cage</w:t>
      </w:r>
      <w:r>
        <w:t xml:space="preserve"> were also given a small bowl of </w:t>
      </w:r>
      <w:proofErr w:type="gramStart"/>
      <w:r>
        <w:t>locally-sourced</w:t>
      </w:r>
      <w:proofErr w:type="gramEnd"/>
      <w:r>
        <w:t xml:space="preserve"> bee pollen.</w:t>
      </w:r>
    </w:p>
    <w:p w14:paraId="6306FFBE" w14:textId="77777777" w:rsidR="00C17A43" w:rsidRDefault="00795B13" w:rsidP="005C6A2D">
      <w:pPr>
        <w:pStyle w:val="Heading3"/>
        <w:spacing w:line="360" w:lineRule="auto"/>
        <w:rPr>
          <w:lang w:val="en-GB"/>
        </w:rPr>
      </w:pPr>
      <w:bookmarkStart w:id="26" w:name="flower-and-pump-setup"/>
      <w:bookmarkEnd w:id="20"/>
      <w:r>
        <w:rPr>
          <w:lang w:val="en-GB"/>
        </w:rPr>
        <w:t>Flower and pump setup</w:t>
      </w:r>
    </w:p>
    <w:p w14:paraId="1E8E158F" w14:textId="6929A44D" w:rsidR="00C17A43" w:rsidRDefault="00795B13" w:rsidP="005C6A2D">
      <w:pPr>
        <w:pStyle w:val="FirstParagraph"/>
        <w:spacing w:line="360" w:lineRule="auto"/>
      </w:pPr>
      <w:r>
        <w:t xml:space="preserve">Each flight cage had a square plastic frame in the center (2 × 2 × 1.5 m). Eight reward-dispensing devices - hereafter referred to as ‘flowers’ - were fixed in a radial pattern on this frame, two on each side of the square (Figure 1) with </w:t>
      </w:r>
      <w:proofErr w:type="gramStart"/>
      <w:r>
        <w:t>a distance of 40</w:t>
      </w:r>
      <w:proofErr w:type="gramEnd"/>
      <w:r>
        <w:t xml:space="preserve"> cm between adjacent flowers. At this distance, bats can easily discriminate </w:t>
      </w:r>
      <w:proofErr w:type="spellStart"/>
      <w:r>
        <w:t>neighbouring</w:t>
      </w:r>
      <w:proofErr w:type="spellEnd"/>
      <w:r>
        <w:t xml:space="preserve"> flowers </w:t>
      </w:r>
      <w:r w:rsidR="00984972">
        <w:t>(Thiele and Winter, 2005).</w:t>
      </w:r>
      <w:r>
        <w:t xml:space="preserve"> Each flower had the following parts: an RFID reader mounted on a plastic cylinder around the head of the flower; an infra-red photo gate; and an electronic pinch valve through which a silicon tube was placed and fixed to the head of the flower.</w:t>
      </w:r>
    </w:p>
    <w:p w14:paraId="4BDDDA40" w14:textId="7D91104F" w:rsidR="00C17A43" w:rsidRDefault="00795B13" w:rsidP="005C6A2D">
      <w:pPr>
        <w:pStyle w:val="BodyText"/>
        <w:spacing w:line="360" w:lineRule="auto"/>
      </w:pPr>
      <w:r>
        <w:t>A stepper-motor pump was placed in the center of the plastic frame in each cage. The pumps contained a 25 mL Hamilton glass syringe (Sigma Aldrich</w:t>
      </w:r>
      <w:r w:rsidR="00F16040">
        <w:t>, Germany</w:t>
      </w:r>
      <w:r>
        <w:t xml:space="preserve">). The step volume of the two pumps differed slightly: the pump in Cage 1 delivered 2.11 </w:t>
      </w:r>
      <m:oMath>
        <m:r>
          <w:rPr>
            <w:rFonts w:ascii="Cambria Math" w:hAnsi="Cambria Math"/>
          </w:rPr>
          <m:t>μ</m:t>
        </m:r>
      </m:oMath>
      <w:r>
        <w:t>L per step of the stepper-motor</w:t>
      </w:r>
      <w:commentRangeStart w:id="27"/>
      <w:r>
        <w:t xml:space="preserve">, whereas the pump in Cage 2 delivered 3.33 </w:t>
      </w:r>
      <m:oMath>
        <m:r>
          <w:rPr>
            <w:rFonts w:ascii="Cambria Math" w:hAnsi="Cambria Math"/>
          </w:rPr>
          <m:t>μ</m:t>
        </m:r>
      </m:oMath>
      <w:r>
        <w:t>L per step</w:t>
      </w:r>
      <w:commentRangeEnd w:id="27"/>
      <w:r>
        <w:rPr>
          <w:rStyle w:val="CommentReference"/>
        </w:rPr>
        <w:commentReference w:id="27"/>
      </w:r>
      <w:r>
        <w:t xml:space="preserve">. The glass syringe was connected to the tubing system of the flowers through five pinch valves </w:t>
      </w:r>
      <w:r w:rsidR="00DB252D">
        <w:t>(</w:t>
      </w:r>
      <w:proofErr w:type="spellStart"/>
      <w:r w:rsidR="00DB252D">
        <w:t>Nachev</w:t>
      </w:r>
      <w:proofErr w:type="spellEnd"/>
      <w:r w:rsidR="00DB252D">
        <w:t xml:space="preserve"> and </w:t>
      </w:r>
      <w:r w:rsidR="009E1E9B">
        <w:t>Winter, 2012).</w:t>
      </w:r>
      <w:r>
        <w:t xml:space="preserve"> The pinch valves controlled the flow of liquid from the pump to the system and from a reservoir of liquid to the pump. The reservoir (500 mL thread bottle, </w:t>
      </w:r>
      <w:r>
        <w:lastRenderedPageBreak/>
        <w:t>Roth, Germany) was filled with fresh nectar every day and was connected to the syringe through the valves.</w:t>
      </w:r>
    </w:p>
    <w:p w14:paraId="190AB826" w14:textId="77777777" w:rsidR="00C17A43" w:rsidRDefault="00795B13" w:rsidP="005C6A2D">
      <w:pPr>
        <w:pStyle w:val="BodyText"/>
        <w:spacing w:line="360" w:lineRule="auto"/>
      </w:pPr>
      <w:r>
        <w:t xml:space="preserve">Every day at around </w:t>
      </w:r>
      <w:commentRangeStart w:id="28"/>
      <w:r>
        <w:t>1000 h</w:t>
      </w:r>
      <w:commentRangeEnd w:id="28"/>
      <w:r>
        <w:rPr>
          <w:rStyle w:val="CommentReference"/>
        </w:rPr>
        <w:commentReference w:id="28"/>
      </w:r>
      <w:r>
        <w:t>, the old nectar was emptied from the system, which was rinsed and filled with plain water until 1500 h, when it was filled again with fresh nectar. Twice a week, the system was filled with 70% ethanol for an hour to prevent microbial growth, then repeatedly rinsed with water.</w:t>
      </w:r>
    </w:p>
    <w:p w14:paraId="4B4736B0" w14:textId="62AF015E" w:rsidR="00C17A43" w:rsidRDefault="00795B13" w:rsidP="005C6A2D">
      <w:pPr>
        <w:pStyle w:val="BodyText"/>
        <w:spacing w:line="360" w:lineRule="auto"/>
      </w:pPr>
      <w:r>
        <w:t xml:space="preserve">When a tagged bat approached a flower, the individual RFID number was read. If the bat then poked its nose into the flower and interrupted the light beam, it triggered the release of a reward. The pinch valve </w:t>
      </w:r>
      <w:proofErr w:type="gramStart"/>
      <w:r>
        <w:t>opened</w:t>
      </w:r>
      <w:proofErr w:type="gramEnd"/>
      <w:r>
        <w:t xml:space="preserve"> and the pump moved the correct number of pre-programmed steps to dispense nectar to the head of the flower. The bat could easily hover in front of the flower and lick up the nectar. A reward was given only when both events occurred, i.e., the RFID reader identified a </w:t>
      </w:r>
      <w:proofErr w:type="gramStart"/>
      <w:r>
        <w:t>bat</w:t>
      </w:r>
      <w:proofErr w:type="gramEnd"/>
      <w:r>
        <w:t xml:space="preserve"> and the photo gate was triggered. The flowers and the pump were connected to a Windows PC, which ran the experimental programs and the program used to automatically flush, clean and fill the pump and tubing system (</w:t>
      </w:r>
      <w:proofErr w:type="spellStart"/>
      <w:r>
        <w:t>PhenoSoft</w:t>
      </w:r>
      <w:proofErr w:type="spellEnd"/>
      <w:r>
        <w:t xml:space="preserve"> Control, </w:t>
      </w:r>
      <w:proofErr w:type="spellStart"/>
      <w:r>
        <w:t>PhenoSys</w:t>
      </w:r>
      <w:proofErr w:type="spellEnd"/>
      <w:r w:rsidR="00F16040">
        <w:t>, Germany</w:t>
      </w:r>
      <w:r>
        <w:t>).</w:t>
      </w:r>
    </w:p>
    <w:p w14:paraId="0609D036" w14:textId="77777777" w:rsidR="00C17A43" w:rsidRDefault="00795B13" w:rsidP="005C6A2D">
      <w:pPr>
        <w:pStyle w:val="CaptionedFigure"/>
        <w:spacing w:line="360" w:lineRule="auto"/>
        <w:rPr>
          <w:lang w:val="en-GB"/>
        </w:rPr>
      </w:pPr>
      <w:r>
        <w:rPr>
          <w:noProof/>
        </w:rPr>
        <w:drawing>
          <wp:inline distT="0" distB="0" distL="0" distR="0" wp14:anchorId="4EDD35D6" wp14:editId="176725D7">
            <wp:extent cx="4111602" cy="3030948"/>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a:stretch>
                      <a:fillRect/>
                    </a:stretch>
                  </pic:blipFill>
                  <pic:spPr bwMode="auto">
                    <a:xfrm>
                      <a:off x="0" y="0"/>
                      <a:ext cx="4111602" cy="3030948"/>
                    </a:xfrm>
                    <a:prstGeom prst="rect">
                      <a:avLst/>
                    </a:prstGeom>
                    <a:noFill/>
                    <a:ln w="9525">
                      <a:noFill/>
                      <a:headEnd/>
                      <a:tailEnd/>
                    </a:ln>
                  </pic:spPr>
                </pic:pic>
              </a:graphicData>
            </a:graphic>
          </wp:inline>
        </w:drawing>
      </w:r>
    </w:p>
    <w:p w14:paraId="41856C07" w14:textId="77777777" w:rsidR="00C17A43" w:rsidRDefault="00795B13" w:rsidP="005C6A2D">
      <w:pPr>
        <w:pStyle w:val="ImageCaption"/>
        <w:spacing w:line="360" w:lineRule="auto"/>
        <w:rPr>
          <w:lang w:val="en-GB"/>
        </w:rPr>
      </w:pPr>
      <w:r>
        <w:rPr>
          <w:lang w:val="en-GB"/>
        </w:rPr>
        <w:t>Figure 1: Schematic of the cage and flower set-up</w:t>
      </w:r>
    </w:p>
    <w:p w14:paraId="368E1C2A" w14:textId="77777777" w:rsidR="00C17A43" w:rsidRDefault="00795B13" w:rsidP="005C6A2D">
      <w:pPr>
        <w:pStyle w:val="Heading2"/>
        <w:spacing w:line="360" w:lineRule="auto"/>
        <w:rPr>
          <w:lang w:val="en-GB"/>
        </w:rPr>
      </w:pPr>
      <w:bookmarkStart w:id="29" w:name="experimental-procedure"/>
      <w:bookmarkEnd w:id="19"/>
      <w:bookmarkEnd w:id="26"/>
      <w:r>
        <w:rPr>
          <w:lang w:val="en-GB"/>
        </w:rPr>
        <w:lastRenderedPageBreak/>
        <w:t>Experimental procedure</w:t>
      </w:r>
    </w:p>
    <w:p w14:paraId="04DB4603" w14:textId="77777777" w:rsidR="00C17A43" w:rsidRDefault="00795B13" w:rsidP="005C6A2D">
      <w:pPr>
        <w:pStyle w:val="FirstParagraph"/>
        <w:spacing w:line="360" w:lineRule="auto"/>
      </w:pPr>
      <w:bookmarkStart w:id="30" w:name="experimental-design"/>
      <w:bookmarkEnd w:id="29"/>
      <w:r>
        <w:t>Out of the array of eight flowers, each bat was uniquely assigned two adjacent flowers on the same side of the square frame, programmed to reward only one of the four bats in the cage. After the system was filled with fresh nectar at approximately 1700 h, the program was left running for data-collection till the next morning. Thus, the bats could begin visiting the flowers to collect a reward whenever they chose, which was at nightfall at approximately 1800 h every night. During the main experiment, the bats could make a maximum of 300 visits a night.</w:t>
      </w:r>
    </w:p>
    <w:p w14:paraId="6B1990E4" w14:textId="77777777" w:rsidR="00C17A43" w:rsidRDefault="00795B13" w:rsidP="005C6A2D">
      <w:pPr>
        <w:pStyle w:val="BodyText"/>
        <w:spacing w:line="360" w:lineRule="auto"/>
      </w:pPr>
      <w:proofErr w:type="gramStart"/>
      <w:r>
        <w:t>During the course of</w:t>
      </w:r>
      <w:proofErr w:type="gramEnd"/>
      <w:r>
        <w:t xml:space="preserve"> the night, when the syringe of the pump had been emptied, the pump re-filled automatically. This event happened only once every night. On the main experimental days, this process took 4.5 minutes (SD = ±0.18) for the horizontal pump, and 2.4 minutes (SD = ±0.04) for the vertical pump.</w:t>
      </w:r>
    </w:p>
    <w:p w14:paraId="4ED876AF" w14:textId="412BADF2" w:rsidR="00C17A43" w:rsidRDefault="00795B13" w:rsidP="005C6A2D">
      <w:pPr>
        <w:pStyle w:val="BodyText"/>
        <w:spacing w:line="360" w:lineRule="auto"/>
      </w:pPr>
      <w:r>
        <w:t>About 1% (SD = ±0.74) of all visits made by the bats over all three experimental nights were wrongly unrewarded: the bats did not receive a reward during these visits even when th</w:t>
      </w:r>
      <w:r w:rsidR="00704A2F">
        <w:t>e visits were</w:t>
      </w:r>
      <w:r>
        <w:t xml:space="preserve"> made to a flower assigned to them that was rewarding at the time. This happened either during the pump refill times or when the pump was moving to reward a visit made by another bat that happened almost at the same time. Such events did not count towards the total of 300.</w:t>
      </w:r>
    </w:p>
    <w:p w14:paraId="614DFB27" w14:textId="77777777" w:rsidR="00C17A43" w:rsidRDefault="00795B13" w:rsidP="005C6A2D">
      <w:pPr>
        <w:pStyle w:val="Heading2"/>
        <w:spacing w:line="360" w:lineRule="auto"/>
        <w:rPr>
          <w:lang w:val="en-GB"/>
        </w:rPr>
      </w:pPr>
      <w:r>
        <w:rPr>
          <w:lang w:val="en-GB"/>
        </w:rPr>
        <w:t>Experimental design</w:t>
      </w:r>
    </w:p>
    <w:p w14:paraId="07A8F05F" w14:textId="77777777" w:rsidR="00C17A43" w:rsidRDefault="00795B13" w:rsidP="005C6A2D">
      <w:pPr>
        <w:pStyle w:val="FirstParagraph"/>
        <w:spacing w:line="360" w:lineRule="auto"/>
        <w:rPr>
          <w:lang w:val="en-GB"/>
        </w:rPr>
      </w:pPr>
      <w:r>
        <w:rPr>
          <w:lang w:val="en-GB"/>
        </w:rPr>
        <w:t>The experiment proceeded through the following stages.</w:t>
      </w:r>
    </w:p>
    <w:p w14:paraId="771A20E2" w14:textId="77777777" w:rsidR="00C17A43" w:rsidRDefault="00795B13" w:rsidP="005C6A2D">
      <w:pPr>
        <w:pStyle w:val="Heading3"/>
        <w:spacing w:line="360" w:lineRule="auto"/>
        <w:rPr>
          <w:lang w:val="en-GB"/>
        </w:rPr>
      </w:pPr>
      <w:bookmarkStart w:id="31" w:name="training"/>
      <w:r>
        <w:rPr>
          <w:lang w:val="en-GB"/>
        </w:rPr>
        <w:t>Training</w:t>
      </w:r>
    </w:p>
    <w:p w14:paraId="406C7D08" w14:textId="43BCF182" w:rsidR="00C17A43" w:rsidRDefault="00795B13" w:rsidP="005C6A2D">
      <w:pPr>
        <w:pStyle w:val="FirstParagraph"/>
        <w:spacing w:line="360" w:lineRule="auto"/>
      </w:pPr>
      <w:bookmarkStart w:id="32" w:name="serial-reversal-learning-task"/>
      <w:bookmarkEnd w:id="31"/>
      <w:r>
        <w:t xml:space="preserve">On the night the naïve bats were captured and placed into the flight cages, they could receive a reward from any of the flowers whenever they visited them throughout the night. To enable the bats to find the flowers, a small cotton pad soaked in dimethyl </w:t>
      </w:r>
      <w:proofErr w:type="spellStart"/>
      <w:r>
        <w:t>disulphide</w:t>
      </w:r>
      <w:proofErr w:type="spellEnd"/>
      <w:r>
        <w:t xml:space="preserve"> was placed on each flower.</w:t>
      </w:r>
      <w:r w:rsidR="00B64B98">
        <w:t xml:space="preserve"> </w:t>
      </w:r>
      <w:r>
        <w:t xml:space="preserve">A small drop of honey was applied to the inside of the flowers to encourage the bats to place their heads inside, interrupt the photo gate, and trigger a nectar </w:t>
      </w:r>
      <w:r>
        <w:lastRenderedPageBreak/>
        <w:t>reward. By the end of the night, all the bats had found the flowers and learned to trigger rewards.</w:t>
      </w:r>
    </w:p>
    <w:p w14:paraId="1D056A5C" w14:textId="77777777" w:rsidR="00C17A43" w:rsidRDefault="00795B13" w:rsidP="005C6A2D">
      <w:pPr>
        <w:pStyle w:val="BodyText"/>
        <w:spacing w:line="360" w:lineRule="auto"/>
      </w:pPr>
      <w:r>
        <w:t xml:space="preserve">The next stage of training involved assigning the bats uniquely to two out of the eight flowers in the array. For an individual animal, only the two flowers assigned to it would elicit rewards from this stage of training until the end of the experiment. This stage was </w:t>
      </w:r>
      <w:proofErr w:type="gramStart"/>
      <w:r>
        <w:t>similar to</w:t>
      </w:r>
      <w:proofErr w:type="gramEnd"/>
      <w:r>
        <w:t xml:space="preserve"> the previous one, except the bats could only trigger a reward at their assigned flowers, and the chemical attractant and honey were not used.</w:t>
      </w:r>
    </w:p>
    <w:p w14:paraId="73CE05B7" w14:textId="44B9D63B" w:rsidR="00C17A43" w:rsidRDefault="00795B13" w:rsidP="005C6A2D">
      <w:pPr>
        <w:pStyle w:val="BodyText"/>
        <w:spacing w:line="360" w:lineRule="auto"/>
      </w:pPr>
      <w:r>
        <w:t>To ensure that the bats were familiar with both flowers assigned to them, the</w:t>
      </w:r>
      <w:r w:rsidR="00704A2F">
        <w:t xml:space="preserve"> bats</w:t>
      </w:r>
      <w:r>
        <w:t xml:space="preserve"> went through one final stage of training: forced alternation</w:t>
      </w:r>
      <w:r w:rsidR="007E7976">
        <w:t xml:space="preserve">. The bats received a reward at one of the two flowers for one trial, and then could only receive reward at the other flower for the next trial. In this way </w:t>
      </w:r>
      <w:r w:rsidR="009B183F">
        <w:t xml:space="preserve">the bats had to alternate between the two flowers every single trial. </w:t>
      </w:r>
      <w:r w:rsidR="007E7976">
        <w:t xml:space="preserve"> </w:t>
      </w:r>
    </w:p>
    <w:p w14:paraId="41BE2375" w14:textId="77777777" w:rsidR="00C17A43" w:rsidRDefault="00795B13" w:rsidP="005C6A2D">
      <w:pPr>
        <w:pStyle w:val="Heading3"/>
        <w:spacing w:line="360" w:lineRule="auto"/>
        <w:rPr>
          <w:lang w:val="en-GB"/>
        </w:rPr>
      </w:pPr>
      <w:r>
        <w:rPr>
          <w:lang w:val="en-GB"/>
        </w:rPr>
        <w:t>Serial Reversal Learning Task</w:t>
      </w:r>
    </w:p>
    <w:p w14:paraId="36632196" w14:textId="285C6648" w:rsidR="00C17A43" w:rsidRDefault="00795B13" w:rsidP="005C6A2D">
      <w:pPr>
        <w:pStyle w:val="FirstParagraph"/>
        <w:spacing w:line="360" w:lineRule="auto"/>
      </w:pPr>
      <w:bookmarkStart w:id="33" w:name="data-analysis"/>
      <w:bookmarkEnd w:id="30"/>
      <w:bookmarkEnd w:id="32"/>
      <w:r>
        <w:t>In the serial reversal learning task, the bats had continuous access to two flowers: one that gave a 40</w:t>
      </w:r>
      <m:oMath>
        <m:r>
          <w:rPr>
            <w:rFonts w:ascii="Cambria Math" w:hAnsi="Cambria Math"/>
          </w:rPr>
          <m:t xml:space="preserve"> μ</m:t>
        </m:r>
      </m:oMath>
      <w: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xml:space="preserve">. Importantly, only visits to the two flowers assigned to a bat counted towards the visit tally. Each set of 50 visits to the assigned two flowers, either at the start of each night or between reversals, was termed a ‘block’. There were six blocks and five reversals per </w:t>
      </w:r>
      <w:proofErr w:type="gramStart"/>
      <w:r>
        <w:t>night, unless</w:t>
      </w:r>
      <w:proofErr w:type="gramEnd"/>
      <w:r>
        <w:t xml:space="preserve"> the bat ceased visiting earlier. This was repeated for three consecutive nights. The same flower started the sequence every night. Consequently, the last flower to be rewarding one night was non-rewarding at the start of the </w:t>
      </w:r>
      <w:commentRangeStart w:id="34"/>
      <w:r>
        <w:t>next</w:t>
      </w:r>
      <w:commentRangeEnd w:id="34"/>
      <w:r w:rsidR="004E292F">
        <w:rPr>
          <w:rStyle w:val="CommentReference"/>
        </w:rPr>
        <w:commentReference w:id="34"/>
      </w:r>
      <w:r>
        <w:t>.</w:t>
      </w:r>
    </w:p>
    <w:p w14:paraId="140C486B" w14:textId="77777777" w:rsidR="00C17A43" w:rsidRDefault="00795B13" w:rsidP="005C6A2D">
      <w:pPr>
        <w:pStyle w:val="Heading2"/>
        <w:spacing w:line="360" w:lineRule="auto"/>
        <w:rPr>
          <w:lang w:val="en-GB"/>
        </w:rPr>
      </w:pPr>
      <w:r>
        <w:rPr>
          <w:lang w:val="en-GB"/>
        </w:rPr>
        <w:t>Data analysis</w:t>
      </w:r>
    </w:p>
    <w:p w14:paraId="3642EAF1" w14:textId="77777777" w:rsidR="00C17A43" w:rsidRDefault="00795B13" w:rsidP="005C6A2D">
      <w:pPr>
        <w:pStyle w:val="FirstParagraph"/>
        <w:spacing w:line="360" w:lineRule="auto"/>
        <w:rPr>
          <w:lang w:val="en-GB"/>
        </w:rPr>
      </w:pPr>
      <w:r>
        <w:rPr>
          <w:lang w:val="en-GB"/>
        </w:rPr>
        <w:t xml:space="preserve">The raw data collected during this study were the computer logged events of feeder visits recorded in comma-separated value (CSV) files. Each event included the time stamp, animal </w:t>
      </w:r>
      <w:r>
        <w:rPr>
          <w:lang w:val="en-GB"/>
        </w:rPr>
        <w:lastRenderedPageBreak/>
        <w:t>ID, photo gate interruption duration and the volume of nectar dispensed. The CSV files were read into R, which was used for all statistical analyses and creation of plots.</w:t>
      </w:r>
    </w:p>
    <w:p w14:paraId="403BF0A0" w14:textId="76C6F5F4" w:rsidR="00C17A43" w:rsidRDefault="00795B13" w:rsidP="005C6A2D">
      <w:pPr>
        <w:pStyle w:val="BodyText"/>
        <w:spacing w:line="360" w:lineRule="auto"/>
        <w:rPr>
          <w:lang w:val="en-GB"/>
        </w:rPr>
      </w:pPr>
      <w:r>
        <w:rPr>
          <w:lang w:val="en-GB"/>
        </w:rPr>
        <w:t xml:space="preserve">All the statistical models were fitted in a Bayesian framework using Hamiltonian Monte Carlo in the R package </w:t>
      </w:r>
      <w:r>
        <w:rPr>
          <w:rStyle w:val="VerbatimChar"/>
          <w:lang w:val="en-GB"/>
        </w:rPr>
        <w:t>brms</w:t>
      </w:r>
      <w:r>
        <w:rPr>
          <w:lang w:val="en-GB"/>
        </w:rPr>
        <w:t xml:space="preserve"> </w:t>
      </w:r>
      <w:r w:rsidR="00394E19">
        <w:rPr>
          <w:lang w:val="en-GB"/>
        </w:rPr>
        <w:t>(</w:t>
      </w:r>
      <w:proofErr w:type="spellStart"/>
      <w:r w:rsidR="00394E19">
        <w:rPr>
          <w:lang w:val="en-GB"/>
        </w:rPr>
        <w:t>Bürkner</w:t>
      </w:r>
      <w:proofErr w:type="spellEnd"/>
      <w:r w:rsidR="00394E19">
        <w:rPr>
          <w:lang w:val="en-GB"/>
        </w:rPr>
        <w:t xml:space="preserve">, 2017) </w:t>
      </w:r>
      <w:r>
        <w:rPr>
          <w:lang w:val="en-GB"/>
        </w:rPr>
        <w:t xml:space="preserve">which is a front-end for </w:t>
      </w:r>
      <w:proofErr w:type="spellStart"/>
      <w:r>
        <w:rPr>
          <w:rStyle w:val="VerbatimChar"/>
          <w:lang w:val="en-GB"/>
        </w:rPr>
        <w:t>rstan</w:t>
      </w:r>
      <w:proofErr w:type="spellEnd"/>
      <w:r>
        <w:rPr>
          <w:lang w:val="en-GB"/>
        </w:rPr>
        <w:t xml:space="preserve"> (</w:t>
      </w:r>
      <w:r w:rsidR="001E5B79">
        <w:rPr>
          <w:lang w:val="en-GB"/>
        </w:rPr>
        <w:t>Carpenter et al., 2017</w:t>
      </w:r>
      <w:r>
        <w:rPr>
          <w:lang w:val="en-GB"/>
        </w:rPr>
        <w:t xml:space="preserve">). The details of these models are provided in the </w:t>
      </w:r>
      <w:r>
        <w:rPr>
          <w:b/>
          <w:bCs/>
          <w:lang w:val="en-GB"/>
        </w:rPr>
        <w:t>Supplementary Material</w:t>
      </w:r>
      <w:r>
        <w:rPr>
          <w:lang w:val="en-GB"/>
        </w:rPr>
        <w:t>.</w:t>
      </w:r>
    </w:p>
    <w:p w14:paraId="568AF221" w14:textId="637000F3" w:rsidR="00C17A43" w:rsidRDefault="00795B13" w:rsidP="005C6A2D">
      <w:pPr>
        <w:pStyle w:val="BodyText"/>
        <w:spacing w:line="360" w:lineRule="auto"/>
        <w:rPr>
          <w:lang w:val="en-GB"/>
        </w:rPr>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them; however, these were the minority, and were not considered for the analysis (see </w:t>
      </w:r>
      <w:r>
        <w:rPr>
          <w:b/>
          <w:bCs/>
        </w:rPr>
        <w:t>Supplementary Material</w:t>
      </w:r>
      <w:r>
        <w:t xml:space="preserve"> for details). At the end of each of the first five blocks, a reversal occurred; the end of the last block was the end of data-collection for the night. Each block was further divided into five bins of ten visits, </w:t>
      </w:r>
      <w:proofErr w:type="gramStart"/>
      <w:r>
        <w:t>in order to</w:t>
      </w:r>
      <w:proofErr w:type="gramEnd"/>
      <w:r>
        <w:t xml:space="preserve"> examine the bats’ behaviour within each block. Generalized linear mixed models were used for the analyses (see </w:t>
      </w:r>
      <w:r>
        <w:rPr>
          <w:b/>
          <w:bCs/>
        </w:rPr>
        <w:t>Supplementary Material</w:t>
      </w:r>
      <w:r>
        <w:t xml:space="preserve"> for details of the model fitting). We report here the mean as a measure of central tendency and the 89% quantile-based credible intervals for the parameters</w:t>
      </w:r>
      <w:r w:rsidR="00025919">
        <w:rPr>
          <w:lang w:val="en-GB"/>
        </w:rPr>
        <w:t xml:space="preserve"> </w:t>
      </w:r>
      <w:r>
        <w:rPr>
          <w:lang w:val="en-GB"/>
        </w:rPr>
        <w:t xml:space="preserve">(89% boundaries are the default for reporting credible intervals </w:t>
      </w:r>
      <w:r w:rsidR="00394E19">
        <w:rPr>
          <w:lang w:val="en-GB"/>
        </w:rPr>
        <w:t>–</w:t>
      </w:r>
      <w:r>
        <w:rPr>
          <w:lang w:val="en-GB"/>
        </w:rPr>
        <w:t xml:space="preserve"> </w:t>
      </w:r>
      <w:proofErr w:type="spellStart"/>
      <w:r w:rsidR="00394E19">
        <w:rPr>
          <w:lang w:val="en-GB"/>
        </w:rPr>
        <w:t>McElreath</w:t>
      </w:r>
      <w:proofErr w:type="spellEnd"/>
      <w:r w:rsidR="00394E19">
        <w:rPr>
          <w:lang w:val="en-GB"/>
        </w:rPr>
        <w:t>, 2020)</w:t>
      </w:r>
      <w:r w:rsidR="00025919">
        <w:rPr>
          <w:lang w:val="en-GB"/>
        </w:rPr>
        <w:t>.</w:t>
      </w:r>
      <w:r w:rsidR="00394E19">
        <w:rPr>
          <w:lang w:val="en-GB"/>
        </w:rPr>
        <w:t xml:space="preserve"> </w:t>
      </w:r>
      <w:r w:rsidR="008E6BC7">
        <w:rPr>
          <w:lang w:val="en-GB"/>
        </w:rPr>
        <w:t>To aid in the interpretation of the</w:t>
      </w:r>
      <w:r w:rsidR="00E42B77">
        <w:rPr>
          <w:lang w:val="en-GB"/>
        </w:rPr>
        <w:t xml:space="preserve"> </w:t>
      </w:r>
      <w:r w:rsidR="008E6BC7">
        <w:rPr>
          <w:lang w:val="en-GB"/>
        </w:rPr>
        <w:t>p</w:t>
      </w:r>
      <w:r w:rsidR="00E42B77">
        <w:rPr>
          <w:lang w:val="en-GB"/>
        </w:rPr>
        <w:t xml:space="preserve">arameter values </w:t>
      </w:r>
      <w:r w:rsidR="008E6BC7">
        <w:rPr>
          <w:lang w:val="en-GB"/>
        </w:rPr>
        <w:t xml:space="preserve">of the models </w:t>
      </w:r>
      <w:r w:rsidR="00E42B77">
        <w:rPr>
          <w:lang w:val="en-GB"/>
        </w:rPr>
        <w:t xml:space="preserve">we also present plots of the conditional effects of the predictor variables. </w:t>
      </w:r>
    </w:p>
    <w:p w14:paraId="2B77CB2F" w14:textId="77777777" w:rsidR="00C17A43" w:rsidRDefault="00795B13" w:rsidP="005C6A2D">
      <w:pPr>
        <w:pStyle w:val="BodyText"/>
        <w:spacing w:line="360" w:lineRule="auto"/>
        <w:rPr>
          <w:lang w:val="en-GB"/>
        </w:rPr>
      </w:pPr>
      <w:r>
        <w:rPr>
          <w:lang w:val="en-GB"/>
        </w:rPr>
        <w:t xml:space="preserve">We investigated the effect of experimental night and block on the number of perseverative visits, i.e., consecutive visits to the </w:t>
      </w:r>
      <w:proofErr w:type="gramStart"/>
      <w:r>
        <w:rPr>
          <w:lang w:val="en-GB"/>
        </w:rPr>
        <w:t>previously-rewarding</w:t>
      </w:r>
      <w:proofErr w:type="gramEnd"/>
      <w:r>
        <w:rPr>
          <w:lang w:val="en-GB"/>
        </w:rPr>
        <w:t xml:space="preserve">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rPr>
          <w:lang w:val="en-GB"/>
        </w:rPr>
        <w:t>Prop</w:t>
      </w:r>
      <w:r>
        <w:rPr>
          <w:vertAlign w:val="subscript"/>
          <w:lang w:val="en-GB"/>
        </w:rPr>
        <w:t>rew</w:t>
      </w:r>
      <w:proofErr w:type="spellEnd"/>
      <w:r>
        <w:rPr>
          <w:lang w:val="en-GB"/>
        </w:rPr>
        <w:t>:</w:t>
      </w:r>
    </w:p>
    <w:p w14:paraId="2DBA92D5" w14:textId="77777777" w:rsidR="00C17A43" w:rsidRDefault="00795B13" w:rsidP="005C6A2D">
      <w:pPr>
        <w:pStyle w:val="BodyText"/>
        <w:spacing w:line="360" w:lineRule="auto"/>
        <w:rPr>
          <w:lang w:val="en-GB"/>
        </w:rPr>
      </w:pPr>
      <m:oMathPara>
        <m:oMathParaPr>
          <m:jc m:val="center"/>
        </m:oMathParaPr>
        <m:oMath>
          <m:r>
            <m:rPr>
              <m:sty m:val="p"/>
            </m:rPr>
            <w:rPr>
              <w:rFonts w:ascii="Cambria Math" w:hAnsi="Cambria Math"/>
              <w:lang w:val="en-GB"/>
            </w:rPr>
            <m:t>Pro</m:t>
          </m:r>
          <m:sSub>
            <m:sSubPr>
              <m:ctrlPr>
                <w:rPr>
                  <w:rFonts w:ascii="Cambria Math" w:hAnsi="Cambria Math"/>
                  <w:lang w:val="en-GB"/>
                </w:rPr>
              </m:ctrlPr>
            </m:sSubPr>
            <m:e>
              <m:r>
                <m:rPr>
                  <m:sty m:val="p"/>
                </m:rPr>
                <w:rPr>
                  <w:rFonts w:ascii="Cambria Math" w:hAnsi="Cambria Math"/>
                  <w:lang w:val="en-GB"/>
                </w:rPr>
                <m:t>p</m:t>
              </m:r>
            </m:e>
            <m:sub>
              <m:r>
                <m:rPr>
                  <m:sty m:val="p"/>
                </m:rPr>
                <w:rPr>
                  <w:rFonts w:ascii="Cambria Math" w:hAnsi="Cambria Math"/>
                  <w:lang w:val="en-GB"/>
                </w:rPr>
                <m:t>rew</m:t>
              </m:r>
            </m:sub>
          </m:sSub>
          <m:r>
            <m:rPr>
              <m:sty m:val="p"/>
            </m:rP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num>
            <m:den>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r>
                <w:rPr>
                  <w:rFonts w:ascii="Cambria Math" w:hAnsi="Cambria Math"/>
                  <w:lang w:val="en-GB"/>
                </w:rPr>
                <m:t>Number of visits to the S</m:t>
              </m:r>
              <m:r>
                <m:rPr>
                  <m:sty m:val="p"/>
                </m:rPr>
                <w:rPr>
                  <w:rFonts w:ascii="Cambria Math" w:hAnsi="Cambria Math"/>
                  <w:lang w:val="en-GB"/>
                </w:rPr>
                <m:t>-)</m:t>
              </m:r>
            </m:den>
          </m:f>
        </m:oMath>
      </m:oMathPara>
    </w:p>
    <w:p w14:paraId="12326EA8" w14:textId="0FB9DC2B" w:rsidR="00733DEA" w:rsidRPr="00056F38" w:rsidRDefault="00795B13" w:rsidP="00733DEA">
      <w:pPr>
        <w:pStyle w:val="FirstParagraph"/>
        <w:spacing w:line="360" w:lineRule="auto"/>
      </w:pPr>
      <w:r>
        <w:t xml:space="preserve">After examining these results, we conducted further post-hoc exploratory analyses. We investigated the effect of the first night and first block of a night as predictor variables separate from the </w:t>
      </w:r>
      <w:proofErr w:type="spellStart"/>
      <w:r>
        <w:t>later</w:t>
      </w:r>
      <w:proofErr w:type="spellEnd"/>
      <w:r>
        <w:t xml:space="preserve"> two nights and the later five blocks on </w:t>
      </w:r>
      <w:proofErr w:type="spellStart"/>
      <w:r>
        <w:t>Prop</w:t>
      </w:r>
      <w:r>
        <w:rPr>
          <w:vertAlign w:val="subscript"/>
        </w:rPr>
        <w:t>rew</w:t>
      </w:r>
      <w:proofErr w:type="spellEnd"/>
      <w:r>
        <w:t xml:space="preserve">. This was because </w:t>
      </w:r>
      <w:r>
        <w:lastRenderedPageBreak/>
        <w:t xml:space="preserve">the </w:t>
      </w:r>
      <w:r w:rsidR="00704A2F">
        <w:t xml:space="preserve">bats </w:t>
      </w:r>
      <w:r>
        <w:t>had had no prior experience of any reversals on the first night, and during the first block of every night, the</w:t>
      </w:r>
      <w:r w:rsidR="00704A2F">
        <w:t xml:space="preserve"> bats</w:t>
      </w:r>
      <w:r>
        <w:t xml:space="preserve"> had not yet experienced any reversals</w:t>
      </w:r>
      <w:r w:rsidR="00704A2F">
        <w:t xml:space="preserve"> that night</w:t>
      </w:r>
      <w:r>
        <w:t>. Thus</w:t>
      </w:r>
      <w:r w:rsidR="00A24CDC">
        <w:t>,</w:t>
      </w:r>
      <w:r>
        <w:t xml:space="preserve"> night and block were taken as categorical variables with levels ‘first night’ and ‘later nights’; and ‘first block’ and ‘later blocks’ respectively.</w:t>
      </w:r>
      <w:r w:rsidR="00733DEA">
        <w:t xml:space="preserve"> Then the analysis of the effect of experimental night, </w:t>
      </w:r>
      <w:proofErr w:type="gramStart"/>
      <w:r w:rsidR="00733DEA">
        <w:t>block</w:t>
      </w:r>
      <w:proofErr w:type="gramEnd"/>
      <w:r w:rsidR="00733DEA">
        <w:t xml:space="preserve"> and bin on the </w:t>
      </w:r>
      <w:proofErr w:type="spellStart"/>
      <w:r w:rsidR="00733DEA">
        <w:t>Prop</w:t>
      </w:r>
      <w:r w:rsidR="00733DEA" w:rsidRPr="0017467E">
        <w:rPr>
          <w:vertAlign w:val="subscript"/>
        </w:rPr>
        <w:t>rew</w:t>
      </w:r>
      <w:proofErr w:type="spellEnd"/>
      <w:r w:rsidR="00733DEA">
        <w:rPr>
          <w:vertAlign w:val="subscript"/>
        </w:rPr>
        <w:t xml:space="preserve"> </w:t>
      </w:r>
      <w:r w:rsidR="00733DEA">
        <w:t>described above was repeated</w:t>
      </w:r>
      <w:r w:rsidR="00056F38">
        <w:t xml:space="preserve">, but the data from the first block of every night was removed to see if the decrease in the </w:t>
      </w:r>
      <w:proofErr w:type="spellStart"/>
      <w:r w:rsidR="00056F38">
        <w:t>Prop</w:t>
      </w:r>
      <w:r w:rsidR="00056F38" w:rsidRPr="0017467E">
        <w:rPr>
          <w:vertAlign w:val="subscript"/>
        </w:rPr>
        <w:t>rew</w:t>
      </w:r>
      <w:proofErr w:type="spellEnd"/>
      <w:r w:rsidR="00056F38">
        <w:rPr>
          <w:vertAlign w:val="subscript"/>
        </w:rPr>
        <w:t xml:space="preserve"> </w:t>
      </w:r>
      <w:r w:rsidR="00056F38">
        <w:t xml:space="preserve">due to the effect of block still remained. </w:t>
      </w:r>
    </w:p>
    <w:p w14:paraId="2F42B288" w14:textId="3E6AEDDE" w:rsidR="00C17A43" w:rsidRDefault="00795B13" w:rsidP="005C6A2D">
      <w:pPr>
        <w:pStyle w:val="BodyText"/>
        <w:spacing w:line="360" w:lineRule="auto"/>
        <w:rPr>
          <w:lang w:val="en-GB"/>
        </w:rPr>
      </w:pPr>
      <w:r>
        <w:rPr>
          <w:lang w:val="en-GB"/>
        </w:rP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lang w:val="en-GB"/>
        </w:rPr>
        <w:t>Hmisc</w:t>
      </w:r>
      <w:proofErr w:type="spellEnd"/>
      <w:r>
        <w:rPr>
          <w:lang w:val="en-GB"/>
        </w:rPr>
        <w:t xml:space="preserve"> package </w:t>
      </w:r>
      <w:r w:rsidR="00C0389E">
        <w:rPr>
          <w:lang w:val="en-GB"/>
        </w:rPr>
        <w:t xml:space="preserve">(Harrell and Dupont, 2007). </w:t>
      </w:r>
    </w:p>
    <w:p w14:paraId="2CC7D0F1" w14:textId="77777777" w:rsidR="00C17A43" w:rsidRDefault="00795B13" w:rsidP="005C6A2D">
      <w:pPr>
        <w:pStyle w:val="BodyText"/>
        <w:spacing w:line="360" w:lineRule="auto"/>
        <w:rPr>
          <w:lang w:val="en-GB"/>
        </w:rPr>
      </w:pPr>
      <w:r>
        <w:rPr>
          <w:lang w:val="en-GB"/>
        </w:rPr>
        <w:t>All statistical analyses and creation of plots were done in R.</w:t>
      </w:r>
    </w:p>
    <w:p w14:paraId="08A7769C" w14:textId="77777777" w:rsidR="00C17A43" w:rsidRDefault="00795B13" w:rsidP="005C6A2D">
      <w:pPr>
        <w:pStyle w:val="Heading2"/>
        <w:spacing w:line="360" w:lineRule="auto"/>
        <w:rPr>
          <w:lang w:val="en-GB"/>
        </w:rPr>
      </w:pPr>
      <w:bookmarkStart w:id="35" w:name="data-availability"/>
      <w:bookmarkEnd w:id="33"/>
      <w:r>
        <w:rPr>
          <w:lang w:val="en-GB"/>
        </w:rPr>
        <w:t>Data availability</w:t>
      </w:r>
    </w:p>
    <w:p w14:paraId="1B7DF5F9" w14:textId="77777777" w:rsidR="00C17A43" w:rsidRDefault="00795B13" w:rsidP="005C6A2D">
      <w:pPr>
        <w:pStyle w:val="FirstParagraph"/>
        <w:spacing w:line="360" w:lineRule="auto"/>
        <w:rPr>
          <w:lang w:val="en-GB"/>
        </w:rPr>
      </w:pPr>
      <w:r>
        <w:rPr>
          <w:lang w:val="en-GB"/>
        </w:rPr>
        <w:t xml:space="preserve">All data and analysis code are available online at </w:t>
      </w:r>
      <w:proofErr w:type="gramStart"/>
      <w:r>
        <w:rPr>
          <w:lang w:val="en-GB"/>
        </w:rPr>
        <w:t>…..</w:t>
      </w:r>
      <w:proofErr w:type="gramEnd"/>
    </w:p>
    <w:p w14:paraId="4A5206E1" w14:textId="77777777" w:rsidR="00C17A43" w:rsidRDefault="00795B13" w:rsidP="005C6A2D">
      <w:pPr>
        <w:pStyle w:val="Heading1"/>
        <w:spacing w:line="360" w:lineRule="auto"/>
        <w:rPr>
          <w:lang w:val="en-GB"/>
        </w:rPr>
      </w:pPr>
      <w:bookmarkStart w:id="36" w:name="results"/>
      <w:bookmarkEnd w:id="13"/>
      <w:bookmarkEnd w:id="35"/>
      <w:r>
        <w:rPr>
          <w:lang w:val="en-GB"/>
        </w:rPr>
        <w:t>Results</w:t>
      </w:r>
    </w:p>
    <w:p w14:paraId="47DED322" w14:textId="77777777" w:rsidR="00C17A43" w:rsidRDefault="00795B13" w:rsidP="005C6A2D">
      <w:pPr>
        <w:pStyle w:val="Heading2"/>
        <w:spacing w:line="360" w:lineRule="auto"/>
        <w:rPr>
          <w:lang w:val="en-GB"/>
        </w:rPr>
      </w:pPr>
      <w:bookmarkStart w:id="37" w:name="confirmatory-analyses"/>
      <w:r>
        <w:rPr>
          <w:lang w:val="en-GB"/>
        </w:rPr>
        <w:t>Confirmatory analyses</w:t>
      </w:r>
    </w:p>
    <w:p w14:paraId="4A56A0AF" w14:textId="1B27523A" w:rsidR="00C17A43" w:rsidRDefault="00795B13" w:rsidP="005C6A2D">
      <w:pPr>
        <w:pStyle w:val="Heading3"/>
        <w:spacing w:line="360" w:lineRule="auto"/>
        <w:rPr>
          <w:lang w:val="en-GB"/>
        </w:rPr>
      </w:pPr>
      <w:bookmarkStart w:id="38" w:name="Xf07cd700273315070f19cf5cd81e554da13bf62"/>
      <w:r>
        <w:rPr>
          <w:lang w:val="en-GB"/>
        </w:rPr>
        <w:t xml:space="preserve">Bats made </w:t>
      </w:r>
      <w:proofErr w:type="gramStart"/>
      <w:r w:rsidR="00CC2DFF">
        <w:rPr>
          <w:lang w:val="en-GB"/>
        </w:rPr>
        <w:t>the majority of</w:t>
      </w:r>
      <w:proofErr w:type="gramEnd"/>
      <w:r w:rsidR="00CC2DFF">
        <w:rPr>
          <w:lang w:val="en-GB"/>
        </w:rPr>
        <w:t xml:space="preserve"> their visits to the rewarding option</w:t>
      </w:r>
    </w:p>
    <w:p w14:paraId="785F3189" w14:textId="6A97141B" w:rsidR="00C17A43" w:rsidRDefault="00795B13" w:rsidP="005C6A2D">
      <w:pPr>
        <w:pStyle w:val="FirstParagraph"/>
        <w:spacing w:line="360" w:lineRule="auto"/>
        <w:rPr>
          <w:lang w:val="en-GB"/>
        </w:rPr>
      </w:pPr>
      <w:r>
        <w:rPr>
          <w:lang w:val="en-GB"/>
        </w:rP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formerly rewarding option immediately following a reversal, </w:t>
      </w:r>
      <w:r w:rsidR="00AE2196">
        <w:rPr>
          <w:lang w:val="en-GB"/>
        </w:rPr>
        <w:t>followed by</w:t>
      </w:r>
      <w:r>
        <w:rPr>
          <w:lang w:val="en-GB"/>
        </w:rPr>
        <w:t xml:space="preserve"> a rapid increase in visits to the newly rewarding option. There are two particularly interesting points about this overall pattern: the behaviour during the first bins of each block; and the changes between the first night and the following two nights.</w:t>
      </w:r>
    </w:p>
    <w:p w14:paraId="76FC5E69" w14:textId="6937D619" w:rsidR="00C17A43" w:rsidRDefault="00795B13" w:rsidP="005C6A2D">
      <w:pPr>
        <w:pStyle w:val="BodyText"/>
        <w:spacing w:line="360" w:lineRule="auto"/>
        <w:rPr>
          <w:lang w:val="en-GB"/>
        </w:rPr>
      </w:pPr>
      <w:r>
        <w:rPr>
          <w:lang w:val="en-GB"/>
        </w:rPr>
        <w:lastRenderedPageBreak/>
        <w:t xml:space="preserve">At the start of the first night, in the very first bin of ten visits when the bats did not yet have any information about the available options and had never experienced a reversal, the </w:t>
      </w:r>
      <w:proofErr w:type="spellStart"/>
      <w:r>
        <w:rPr>
          <w:lang w:val="en-GB"/>
        </w:rPr>
        <w:t>Prop</w:t>
      </w:r>
      <w:r>
        <w:rPr>
          <w:vertAlign w:val="subscript"/>
          <w:lang w:val="en-GB"/>
        </w:rPr>
        <w:t>rew</w:t>
      </w:r>
      <w:proofErr w:type="spellEnd"/>
      <w:r>
        <w:rPr>
          <w:lang w:val="en-GB"/>
        </w:rPr>
        <w:t xml:space="preserve"> (the proportion of visits to the rewarding option) averaged across individuals was close to chance: 54.5% [95% CI 46.8, 62.3]</w:t>
      </w:r>
      <w:r w:rsidR="00510A12">
        <w:rPr>
          <w:lang w:val="en-GB"/>
        </w:rPr>
        <w:t>, about 5 out of the 10 visits</w:t>
      </w:r>
      <w:r>
        <w:rPr>
          <w:lang w:val="en-GB"/>
        </w:rPr>
        <w:t xml:space="preserve">. Within the next ten visits however, </w:t>
      </w:r>
      <w:proofErr w:type="spellStart"/>
      <w:r>
        <w:rPr>
          <w:lang w:val="en-GB"/>
        </w:rPr>
        <w:t>Prop</w:t>
      </w:r>
      <w:r>
        <w:rPr>
          <w:vertAlign w:val="subscript"/>
          <w:lang w:val="en-GB"/>
        </w:rPr>
        <w:t>rew</w:t>
      </w:r>
      <w:proofErr w:type="spellEnd"/>
      <w:r>
        <w:rPr>
          <w:lang w:val="en-GB"/>
        </w:rPr>
        <w:t xml:space="preserve"> increased to 92.1% [95% CI 87.1, 96.4] and by the last bin of this first block was 99.3% [95% CI 97.9, 100]. Immediately after the first experience of a reversal, the </w:t>
      </w:r>
      <w:proofErr w:type="spellStart"/>
      <w:r>
        <w:rPr>
          <w:lang w:val="en-GB"/>
        </w:rPr>
        <w:t>Prop</w:t>
      </w:r>
      <w:r>
        <w:rPr>
          <w:vertAlign w:val="subscript"/>
          <w:lang w:val="en-GB"/>
        </w:rPr>
        <w:t>rew</w:t>
      </w:r>
      <w:proofErr w:type="spellEnd"/>
      <w:r>
        <w:rPr>
          <w:lang w:val="en-GB"/>
        </w:rPr>
        <w:t xml:space="preserve"> dropped down to 13.6% [95% CI 8.4, 18.8] in the first ten visits, but came back up to 96.4% [95% CI 92.9, 99.3] by the last bin of this block.</w:t>
      </w:r>
    </w:p>
    <w:p w14:paraId="4ABED5E9" w14:textId="1DA5DD8F" w:rsidR="00C17A43" w:rsidRDefault="00795B13" w:rsidP="005C6A2D">
      <w:pPr>
        <w:pStyle w:val="BodyText"/>
        <w:spacing w:line="360" w:lineRule="auto"/>
        <w:rPr>
          <w:lang w:val="en-GB"/>
        </w:rPr>
      </w:pPr>
      <w:r>
        <w:rPr>
          <w:lang w:val="en-GB"/>
        </w:rPr>
        <w:t xml:space="preserve">At the very start of the second and third nights, in the first bin of visits before any experience of a reversal on that night, the average </w:t>
      </w:r>
      <w:proofErr w:type="spellStart"/>
      <w:r>
        <w:rPr>
          <w:lang w:val="en-GB"/>
        </w:rPr>
        <w:t>Prop</w:t>
      </w:r>
      <w:r>
        <w:rPr>
          <w:vertAlign w:val="subscript"/>
          <w:lang w:val="en-GB"/>
        </w:rPr>
        <w:t>rew</w:t>
      </w:r>
      <w:proofErr w:type="spellEnd"/>
      <w:r>
        <w:rPr>
          <w:lang w:val="en-GB"/>
        </w:rPr>
        <w:t xml:space="preserve"> of all the bats was 69.8% [95% CI 64.6, 74.7]</w:t>
      </w:r>
      <w:r w:rsidR="00256252">
        <w:rPr>
          <w:lang w:val="en-GB"/>
        </w:rPr>
        <w:t>, about 7 out of the 10 visits</w:t>
      </w:r>
      <w:r>
        <w:rPr>
          <w:lang w:val="en-GB"/>
        </w:rPr>
        <w:t xml:space="preserve">. This was significantly higher than random choice and higher than the </w:t>
      </w:r>
      <w:proofErr w:type="spellStart"/>
      <w:r>
        <w:rPr>
          <w:lang w:val="en-GB"/>
        </w:rPr>
        <w:t>Prop</w:t>
      </w:r>
      <w:r>
        <w:rPr>
          <w:vertAlign w:val="subscript"/>
          <w:lang w:val="en-GB"/>
        </w:rPr>
        <w:t>rew</w:t>
      </w:r>
      <w:proofErr w:type="spellEnd"/>
      <w:r>
        <w:rPr>
          <w:lang w:val="en-GB"/>
        </w:rPr>
        <w:t xml:space="preserve"> in the corresponding bin of the first night. For the remainder of these nights the </w:t>
      </w:r>
      <w:proofErr w:type="spellStart"/>
      <w:r>
        <w:rPr>
          <w:lang w:val="en-GB"/>
        </w:rPr>
        <w:t>Prop</w:t>
      </w:r>
      <w:r>
        <w:rPr>
          <w:vertAlign w:val="subscript"/>
          <w:lang w:val="en-GB"/>
        </w:rPr>
        <w:t>rew</w:t>
      </w:r>
      <w:proofErr w:type="spellEnd"/>
      <w:r>
        <w:rPr>
          <w:vertAlign w:val="subscript"/>
          <w:lang w:val="en-GB"/>
        </w:rPr>
        <w:t xml:space="preserve"> </w:t>
      </w:r>
      <w:r>
        <w:rPr>
          <w:lang w:val="en-GB"/>
        </w:rPr>
        <w:t>showed a similar pattern to the first night: a decrease immediately after the reversal and then an increase to near 100%: 94.8% [95% CI 94.1, 95.5], comparable to the 93% [95% CI 91.8, 94.1] on the first night</w:t>
      </w:r>
      <w:r w:rsidR="007E224B">
        <w:rPr>
          <w:lang w:val="en-GB"/>
        </w:rPr>
        <w:t>.</w:t>
      </w:r>
    </w:p>
    <w:p w14:paraId="1621178D" w14:textId="77777777" w:rsidR="00C17A43" w:rsidRDefault="00795B13" w:rsidP="005C6A2D">
      <w:pPr>
        <w:pStyle w:val="CaptionedFigure"/>
        <w:spacing w:line="360" w:lineRule="auto"/>
        <w:rPr>
          <w:lang w:val="en-GB"/>
        </w:rPr>
      </w:pPr>
      <w:r>
        <w:rPr>
          <w:noProof/>
        </w:rPr>
        <w:drawing>
          <wp:inline distT="0" distB="0" distL="0" distR="0" wp14:anchorId="6B236D70" wp14:editId="21FD2E2E">
            <wp:extent cx="5931673" cy="1956021"/>
            <wp:effectExtent l="0" t="0" r="0" b="0"/>
            <wp:docPr id="2" name="Picture" descr="Figure 2: (ref:overall-summary)"/>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overall-summary-1.png"/>
                    <pic:cNvPicPr>
                      <a:picLocks noChangeAspect="1" noChangeArrowheads="1"/>
                    </pic:cNvPicPr>
                  </pic:nvPicPr>
                  <pic:blipFill>
                    <a:blip r:embed="rId14"/>
                    <a:stretch>
                      <a:fillRect/>
                    </a:stretch>
                  </pic:blipFill>
                  <pic:spPr bwMode="auto">
                    <a:xfrm>
                      <a:off x="0" y="0"/>
                      <a:ext cx="5971152" cy="1969039"/>
                    </a:xfrm>
                    <a:prstGeom prst="rect">
                      <a:avLst/>
                    </a:prstGeom>
                    <a:noFill/>
                    <a:ln w="9525">
                      <a:noFill/>
                      <a:headEnd/>
                      <a:tailEnd/>
                    </a:ln>
                  </pic:spPr>
                </pic:pic>
              </a:graphicData>
            </a:graphic>
          </wp:inline>
        </w:drawing>
      </w:r>
    </w:p>
    <w:p w14:paraId="0E912FC7" w14:textId="6BC7B9BD" w:rsidR="00C17A43" w:rsidRDefault="00795B13" w:rsidP="005C6A2D">
      <w:pPr>
        <w:pStyle w:val="ImageCaption"/>
        <w:spacing w:line="360" w:lineRule="auto"/>
        <w:rPr>
          <w:lang w:val="en-GB"/>
        </w:rPr>
      </w:pPr>
      <w:r>
        <w:rPr>
          <w:lang w:val="en-GB"/>
        </w:rPr>
        <w:t xml:space="preserve">Figure 2: </w:t>
      </w:r>
      <w:commentRangeStart w:id="39"/>
      <w:commentRangeStart w:id="40"/>
      <w:r>
        <w:rPr>
          <w:lang w:val="en-GB"/>
        </w:rPr>
        <w:t>Visits to the rewarding</w:t>
      </w:r>
      <w:r w:rsidR="007E224B">
        <w:rPr>
          <w:lang w:val="en-GB"/>
        </w:rPr>
        <w:t xml:space="preserve"> option out</w:t>
      </w:r>
      <w:r>
        <w:rPr>
          <w:lang w:val="en-GB"/>
        </w:rPr>
        <w:t xml:space="preserve"> of </w:t>
      </w:r>
      <w:r w:rsidR="007E224B">
        <w:rPr>
          <w:lang w:val="en-GB"/>
        </w:rPr>
        <w:t xml:space="preserve">the </w:t>
      </w:r>
      <w:r>
        <w:rPr>
          <w:lang w:val="en-GB"/>
        </w:rPr>
        <w:t>two</w:t>
      </w:r>
      <w:r w:rsidR="007E224B">
        <w:rPr>
          <w:lang w:val="en-GB"/>
        </w:rPr>
        <w:t xml:space="preserve"> potentially rewarding</w:t>
      </w:r>
      <w:r>
        <w:rPr>
          <w:lang w:val="en-GB"/>
        </w:rPr>
        <w:t xml:space="preserve"> options across the three experimental nights. </w:t>
      </w:r>
      <w:commentRangeEnd w:id="39"/>
      <w:r>
        <w:rPr>
          <w:rStyle w:val="CommentReference"/>
          <w:i w:val="0"/>
        </w:rPr>
        <w:commentReference w:id="39"/>
      </w:r>
      <w:commentRangeEnd w:id="40"/>
      <w:r w:rsidR="007331A7">
        <w:rPr>
          <w:rStyle w:val="CommentReference"/>
          <w:i w:val="0"/>
        </w:rPr>
        <w:commentReference w:id="40"/>
      </w:r>
      <w:r>
        <w:rPr>
          <w:lang w:val="en-GB"/>
        </w:rPr>
        <w:t>Data are average proportions for bins of ten visits averaged over all 14 individuals. Data are indicated by white points in the first block on the first night before the bats had experienced any reversals; the bin averages of the other blocks are indicated by black points. Numbers indicate the bats that participated in a block. Shading shows 95% confidence intervals. Dashed lines show reversals</w:t>
      </w:r>
      <w:bookmarkStart w:id="41" w:name="X22adde779298b38081bb2b35e1b77be91d8eb66"/>
      <w:bookmarkEnd w:id="38"/>
    </w:p>
    <w:p w14:paraId="72E29791" w14:textId="77777777" w:rsidR="00C17A43" w:rsidRDefault="00795B13" w:rsidP="005C6A2D">
      <w:pPr>
        <w:pStyle w:val="Heading3"/>
        <w:spacing w:line="360" w:lineRule="auto"/>
        <w:rPr>
          <w:lang w:val="en-GB"/>
        </w:rPr>
      </w:pPr>
      <w:r>
        <w:rPr>
          <w:lang w:val="en-GB"/>
        </w:rPr>
        <w:lastRenderedPageBreak/>
        <w:t>Bats switched to the rewarding option faster as they experience more reversals</w:t>
      </w:r>
    </w:p>
    <w:p w14:paraId="79DD914E" w14:textId="0BEC9E22" w:rsidR="00C17A43" w:rsidRDefault="00C50551" w:rsidP="005C6A2D">
      <w:pPr>
        <w:pStyle w:val="FirstParagraph"/>
        <w:spacing w:line="360" w:lineRule="auto"/>
        <w:rPr>
          <w:lang w:val="en-GB"/>
        </w:rPr>
      </w:pPr>
      <w:r>
        <w:rPr>
          <w:noProof/>
        </w:rPr>
        <w:drawing>
          <wp:anchor distT="0" distB="0" distL="114300" distR="114300" simplePos="0" relativeHeight="251663872" behindDoc="1" locked="0" layoutInCell="1" allowOverlap="1" wp14:anchorId="78005055" wp14:editId="5D7D16BC">
            <wp:simplePos x="0" y="0"/>
            <wp:positionH relativeFrom="column">
              <wp:posOffset>620274</wp:posOffset>
            </wp:positionH>
            <wp:positionV relativeFrom="paragraph">
              <wp:posOffset>2009665</wp:posOffset>
            </wp:positionV>
            <wp:extent cx="4484536" cy="2003729"/>
            <wp:effectExtent l="0" t="0" r="0" b="3175"/>
            <wp:wrapTight wrapText="bothSides">
              <wp:wrapPolygon edited="0">
                <wp:start x="0" y="0"/>
                <wp:lineTo x="0" y="21497"/>
                <wp:lineTo x="21533" y="21497"/>
                <wp:lineTo x="21533" y="0"/>
                <wp:lineTo x="0" y="0"/>
              </wp:wrapPolygon>
            </wp:wrapTight>
            <wp:docPr id="3" name="Picture" descr="Figure 3: Number of perseverative visits made by the bats after each reversal across all three nights. A perseverative visit is a visit to the previously-rewarding option after a reversal and before any visit to the newly-rewarding option. By definition, there were no perseverative visits in the first block of a night. The red lines show individual data and the black lines the group average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erseverative-visits-1.png"/>
                    <pic:cNvPicPr>
                      <a:picLocks noChangeAspect="1" noChangeArrowheads="1"/>
                    </pic:cNvPicPr>
                  </pic:nvPicPr>
                  <pic:blipFill>
                    <a:blip r:embed="rId15"/>
                    <a:stretch>
                      <a:fillRect/>
                    </a:stretch>
                  </pic:blipFill>
                  <pic:spPr bwMode="auto">
                    <a:xfrm>
                      <a:off x="0" y="0"/>
                      <a:ext cx="4484536" cy="2003729"/>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795B13">
        <w:rPr>
          <w:lang w:val="en-GB"/>
        </w:rPr>
        <w:t xml:space="preserve">As the bats experienced more </w:t>
      </w:r>
      <w:proofErr w:type="gramStart"/>
      <w:r w:rsidR="00795B13">
        <w:rPr>
          <w:lang w:val="en-GB"/>
        </w:rPr>
        <w:t>reversals</w:t>
      </w:r>
      <w:proofErr w:type="gramEnd"/>
      <w:r w:rsidR="00795B13">
        <w:rPr>
          <w:lang w:val="en-GB"/>
        </w:rPr>
        <w:t xml:space="preserve"> they made their first visit to the rewarding flower faster and faster. Immediately after a reversal, the number of visits to the </w:t>
      </w:r>
      <w:proofErr w:type="gramStart"/>
      <w:r w:rsidR="00795B13">
        <w:rPr>
          <w:lang w:val="en-GB"/>
        </w:rPr>
        <w:t>previously-rewarding</w:t>
      </w:r>
      <w:proofErr w:type="gramEnd"/>
      <w:r w:rsidR="00795B13">
        <w:rPr>
          <w:lang w:val="en-GB"/>
        </w:rPr>
        <w:t xml:space="preserve"> flower (perseverative visits) decreased as the animals experienced more reversals (Figure 3). </w:t>
      </w:r>
      <w:commentRangeStart w:id="42"/>
      <w:commentRangeStart w:id="43"/>
      <w:r w:rsidR="00742BD8">
        <w:rPr>
          <w:lang w:val="en-GB"/>
        </w:rPr>
        <w:t xml:space="preserve">The analysis showed however </w:t>
      </w:r>
      <w:commentRangeEnd w:id="42"/>
      <w:r w:rsidR="00795B13">
        <w:rPr>
          <w:rStyle w:val="CommentReference"/>
        </w:rPr>
        <w:commentReference w:id="42"/>
      </w:r>
      <w:commentRangeEnd w:id="43"/>
      <w:r w:rsidR="007331A7">
        <w:rPr>
          <w:rStyle w:val="CommentReference"/>
        </w:rPr>
        <w:commentReference w:id="43"/>
      </w:r>
      <w:r w:rsidR="00795B13">
        <w:rPr>
          <w:lang w:val="en-GB"/>
        </w:rPr>
        <w:t xml:space="preserve">that this change </w:t>
      </w:r>
      <w:r w:rsidR="00742BD8">
        <w:rPr>
          <w:lang w:val="en-GB"/>
        </w:rPr>
        <w:t>occurs mostly on the first night</w:t>
      </w:r>
      <w:r w:rsidR="00795B13">
        <w:rPr>
          <w:lang w:val="en-GB"/>
        </w:rPr>
        <w:t xml:space="preserve"> </w:t>
      </w:r>
      <w:r w:rsidR="00742BD8">
        <w:rPr>
          <w:lang w:val="en-GB"/>
        </w:rPr>
        <w:t xml:space="preserve">(Figure 4 and Figure 5). </w:t>
      </w:r>
      <w:r w:rsidR="00C0389E">
        <w:rPr>
          <w:lang w:val="en-GB"/>
        </w:rPr>
        <w:t>The bats responded to the reversals faster</w:t>
      </w:r>
      <w:r w:rsidR="006C0B1B">
        <w:rPr>
          <w:lang w:val="en-GB"/>
        </w:rPr>
        <w:t xml:space="preserve"> with each block</w:t>
      </w:r>
      <w:r w:rsidR="00742BD8">
        <w:rPr>
          <w:lang w:val="en-GB"/>
        </w:rPr>
        <w:t>, i.e., ma</w:t>
      </w:r>
      <w:r w:rsidR="00C0389E">
        <w:rPr>
          <w:lang w:val="en-GB"/>
        </w:rPr>
        <w:t>d</w:t>
      </w:r>
      <w:r w:rsidR="00742BD8">
        <w:rPr>
          <w:lang w:val="en-GB"/>
        </w:rPr>
        <w:t>e fewer perseverative visits</w:t>
      </w:r>
      <w:r w:rsidR="00795B13">
        <w:rPr>
          <w:lang w:val="en-GB"/>
        </w:rPr>
        <w:t xml:space="preserve"> only on the first night until they reach</w:t>
      </w:r>
      <w:r w:rsidR="006C0B1B">
        <w:rPr>
          <w:lang w:val="en-GB"/>
        </w:rPr>
        <w:t>ed</w:t>
      </w:r>
      <w:r w:rsidR="00795B13">
        <w:rPr>
          <w:lang w:val="en-GB"/>
        </w:rPr>
        <w:t xml:space="preserve"> a plateau</w:t>
      </w:r>
      <w:r w:rsidR="00AE2196">
        <w:rPr>
          <w:lang w:val="en-GB"/>
        </w:rPr>
        <w:t xml:space="preserve"> in their performance</w:t>
      </w:r>
      <w:r w:rsidR="00795B13">
        <w:rPr>
          <w:lang w:val="en-GB"/>
        </w:rPr>
        <w:t xml:space="preserve">, </w:t>
      </w:r>
      <w:r w:rsidR="00742BD8">
        <w:rPr>
          <w:lang w:val="en-GB"/>
        </w:rPr>
        <w:t xml:space="preserve">and this plateau </w:t>
      </w:r>
      <w:r w:rsidR="00795B13">
        <w:rPr>
          <w:lang w:val="en-GB"/>
        </w:rPr>
        <w:t>persist</w:t>
      </w:r>
      <w:r w:rsidR="00C0389E">
        <w:rPr>
          <w:lang w:val="en-GB"/>
        </w:rPr>
        <w:t>ed</w:t>
      </w:r>
      <w:r w:rsidR="00795B13">
        <w:rPr>
          <w:lang w:val="en-GB"/>
        </w:rPr>
        <w:t xml:space="preserve"> over the second and third nights</w:t>
      </w:r>
      <w:r w:rsidR="00C0389E">
        <w:rPr>
          <w:lang w:val="en-GB"/>
        </w:rPr>
        <w:t>.</w:t>
      </w:r>
      <w:r w:rsidR="0068199E">
        <w:rPr>
          <w:lang w:val="en-GB"/>
        </w:rPr>
        <w:t xml:space="preserve"> </w:t>
      </w:r>
    </w:p>
    <w:p w14:paraId="1DE231BC" w14:textId="53452849" w:rsidR="003809BA" w:rsidRDefault="003809BA" w:rsidP="005C6A2D">
      <w:pPr>
        <w:pStyle w:val="CaptionedFigure"/>
        <w:spacing w:line="360" w:lineRule="auto"/>
        <w:rPr>
          <w:lang w:val="en-GB"/>
        </w:rPr>
      </w:pPr>
    </w:p>
    <w:p w14:paraId="4F27A346" w14:textId="70707D00" w:rsidR="003809BA" w:rsidRDefault="003809BA" w:rsidP="005C6A2D">
      <w:pPr>
        <w:pStyle w:val="CaptionedFigure"/>
        <w:spacing w:line="360" w:lineRule="auto"/>
        <w:rPr>
          <w:lang w:val="en-GB"/>
        </w:rPr>
      </w:pPr>
    </w:p>
    <w:p w14:paraId="441C5273" w14:textId="301A0417" w:rsidR="00C17A43" w:rsidRDefault="00C17A43" w:rsidP="005C6A2D">
      <w:pPr>
        <w:pStyle w:val="CaptionedFigure"/>
        <w:spacing w:line="360" w:lineRule="auto"/>
        <w:rPr>
          <w:lang w:val="en-GB"/>
        </w:rPr>
      </w:pPr>
    </w:p>
    <w:p w14:paraId="711BC390" w14:textId="6060F06E" w:rsidR="003809BA" w:rsidRDefault="003809BA" w:rsidP="005C6A2D">
      <w:pPr>
        <w:pStyle w:val="CaptionedFigure"/>
        <w:spacing w:line="360" w:lineRule="auto"/>
        <w:rPr>
          <w:lang w:val="en-GB"/>
        </w:rPr>
      </w:pPr>
    </w:p>
    <w:p w14:paraId="01F487E7" w14:textId="77777777" w:rsidR="003809BA" w:rsidRDefault="003809BA" w:rsidP="005C6A2D">
      <w:pPr>
        <w:pStyle w:val="CaptionedFigure"/>
        <w:spacing w:line="360" w:lineRule="auto"/>
        <w:rPr>
          <w:lang w:val="en-GB"/>
        </w:rPr>
      </w:pPr>
    </w:p>
    <w:p w14:paraId="0D93DC06" w14:textId="4AD77249" w:rsidR="00C17A43" w:rsidRDefault="00CF1787" w:rsidP="005C6A2D">
      <w:pPr>
        <w:pStyle w:val="ImageCaption"/>
        <w:spacing w:line="360" w:lineRule="auto"/>
        <w:rPr>
          <w:lang w:val="en-GB"/>
        </w:rPr>
      </w:pPr>
      <w:r w:rsidRPr="00CF1787">
        <w:rPr>
          <w:iCs/>
          <w:noProof/>
        </w:rPr>
        <w:drawing>
          <wp:anchor distT="0" distB="0" distL="114300" distR="114300" simplePos="0" relativeHeight="251662848" behindDoc="1" locked="0" layoutInCell="1" allowOverlap="1" wp14:anchorId="64187F8A" wp14:editId="72E9FA0E">
            <wp:simplePos x="0" y="0"/>
            <wp:positionH relativeFrom="column">
              <wp:posOffset>0</wp:posOffset>
            </wp:positionH>
            <wp:positionV relativeFrom="paragraph">
              <wp:posOffset>1514336</wp:posOffset>
            </wp:positionV>
            <wp:extent cx="5943600" cy="1545590"/>
            <wp:effectExtent l="0" t="0" r="0" b="0"/>
            <wp:wrapTight wrapText="bothSides">
              <wp:wrapPolygon edited="0">
                <wp:start x="0" y="0"/>
                <wp:lineTo x="0" y="21476"/>
                <wp:lineTo x="21554" y="21476"/>
                <wp:lineTo x="21554" y="0"/>
                <wp:lineTo x="0" y="0"/>
              </wp:wrapPolygon>
            </wp:wrapTight>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45590"/>
                    </a:xfrm>
                    <a:prstGeom prst="rect">
                      <a:avLst/>
                    </a:prstGeom>
                  </pic:spPr>
                </pic:pic>
              </a:graphicData>
            </a:graphic>
            <wp14:sizeRelH relativeFrom="page">
              <wp14:pctWidth>0</wp14:pctWidth>
            </wp14:sizeRelH>
            <wp14:sizeRelV relativeFrom="page">
              <wp14:pctHeight>0</wp14:pctHeight>
            </wp14:sizeRelV>
          </wp:anchor>
        </w:drawing>
      </w:r>
      <w:r w:rsidR="00795B13">
        <w:rPr>
          <w:lang w:val="en-GB"/>
        </w:rPr>
        <w:t xml:space="preserve">Figure 3: Number of perseverative visits made by the bats after each reversal across all three nights. A perseverative visit is a visit to the </w:t>
      </w:r>
      <w:proofErr w:type="gramStart"/>
      <w:r w:rsidR="00795B13">
        <w:rPr>
          <w:lang w:val="en-GB"/>
        </w:rPr>
        <w:t>previously-rewarding</w:t>
      </w:r>
      <w:proofErr w:type="gramEnd"/>
      <w:r w:rsidR="00795B13">
        <w:rPr>
          <w:lang w:val="en-GB"/>
        </w:rPr>
        <w:t xml:space="preserve"> option after a reversal and before any visit to the newly-rewarding option. </w:t>
      </w:r>
      <w:proofErr w:type="gramStart"/>
      <w:r w:rsidR="00795B13">
        <w:rPr>
          <w:lang w:val="en-GB"/>
        </w:rPr>
        <w:t>By definition, there</w:t>
      </w:r>
      <w:proofErr w:type="gramEnd"/>
      <w:r w:rsidR="00795B13">
        <w:rPr>
          <w:lang w:val="en-GB"/>
        </w:rPr>
        <w:t xml:space="preserve"> were no perseverative visits in the first block of a night. The red lines show individual data and the black lines the group average (N = 14). Reversals were between the two flowers assigned to an individual bat</w:t>
      </w:r>
    </w:p>
    <w:p w14:paraId="39AF0007" w14:textId="0F7B2D1C" w:rsidR="00C17A43" w:rsidRPr="0017467E" w:rsidRDefault="00795B13" w:rsidP="0017467E">
      <w:pPr>
        <w:pStyle w:val="CaptionedFigure"/>
        <w:spacing w:line="360" w:lineRule="auto"/>
        <w:rPr>
          <w:i/>
          <w:iCs/>
          <w:lang w:val="en-GB"/>
        </w:rPr>
      </w:pPr>
      <w:r w:rsidRPr="0017467E">
        <w:rPr>
          <w:i/>
          <w:iCs/>
          <w:lang w:val="en-GB"/>
        </w:rPr>
        <w:t xml:space="preserve">Figure 4: Forest plot of the estimates of the effect of night and block on perseverative visits. Circles represent the means of the posterior distributions of the </w:t>
      </w:r>
      <w:r w:rsidR="00170172">
        <w:rPr>
          <w:i/>
          <w:iCs/>
          <w:lang w:val="en-GB"/>
        </w:rPr>
        <w:t xml:space="preserve">intercept and slope </w:t>
      </w:r>
      <w:r w:rsidRPr="0017467E">
        <w:rPr>
          <w:i/>
          <w:iCs/>
          <w:lang w:val="en-GB"/>
        </w:rPr>
        <w:lastRenderedPageBreak/>
        <w:t>coefficients, thick horizontal lines represent 50% credible intervals, and thin horizontal lines 89% credible intervals. The numbers in bold are the means of the posterior distributions and 89% credible intervals</w:t>
      </w:r>
    </w:p>
    <w:p w14:paraId="379E8D45" w14:textId="4DAE9B40" w:rsidR="00DF3E00" w:rsidRDefault="00CF1787" w:rsidP="005C6A2D">
      <w:pPr>
        <w:pStyle w:val="CaptionedFigure"/>
        <w:spacing w:line="360" w:lineRule="auto"/>
        <w:rPr>
          <w:lang w:val="en-GB"/>
        </w:rPr>
      </w:pPr>
      <w:r>
        <w:rPr>
          <w:noProof/>
          <w:lang w:val="en-GB"/>
        </w:rPr>
        <w:drawing>
          <wp:anchor distT="0" distB="0" distL="114300" distR="114300" simplePos="0" relativeHeight="251666944" behindDoc="1" locked="0" layoutInCell="1" allowOverlap="1" wp14:anchorId="007FD72E" wp14:editId="358839C4">
            <wp:simplePos x="0" y="0"/>
            <wp:positionH relativeFrom="column">
              <wp:posOffset>1582116</wp:posOffset>
            </wp:positionH>
            <wp:positionV relativeFrom="paragraph">
              <wp:posOffset>32385</wp:posOffset>
            </wp:positionV>
            <wp:extent cx="3101975" cy="4076700"/>
            <wp:effectExtent l="0" t="0" r="0" b="0"/>
            <wp:wrapTight wrapText="bothSides">
              <wp:wrapPolygon edited="0">
                <wp:start x="0" y="0"/>
                <wp:lineTo x="0" y="21533"/>
                <wp:lineTo x="21489" y="21533"/>
                <wp:lineTo x="21489" y="0"/>
                <wp:lineTo x="0" y="0"/>
              </wp:wrapPolygon>
            </wp:wrapTight>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7"/>
                    <a:stretch>
                      <a:fillRect/>
                    </a:stretch>
                  </pic:blipFill>
                  <pic:spPr>
                    <a:xfrm>
                      <a:off x="0" y="0"/>
                      <a:ext cx="3101975" cy="4076700"/>
                    </a:xfrm>
                    <a:prstGeom prst="rect">
                      <a:avLst/>
                    </a:prstGeom>
                  </pic:spPr>
                </pic:pic>
              </a:graphicData>
            </a:graphic>
            <wp14:sizeRelH relativeFrom="page">
              <wp14:pctWidth>0</wp14:pctWidth>
            </wp14:sizeRelH>
            <wp14:sizeRelV relativeFrom="page">
              <wp14:pctHeight>0</wp14:pctHeight>
            </wp14:sizeRelV>
          </wp:anchor>
        </w:drawing>
      </w:r>
    </w:p>
    <w:p w14:paraId="0A587649" w14:textId="4B8BCFC5" w:rsidR="00DF3E00" w:rsidRDefault="00DF3E00" w:rsidP="005C6A2D">
      <w:pPr>
        <w:pStyle w:val="CaptionedFigure"/>
        <w:spacing w:line="360" w:lineRule="auto"/>
        <w:rPr>
          <w:lang w:val="en-GB"/>
        </w:rPr>
      </w:pPr>
    </w:p>
    <w:p w14:paraId="6BC7B9BD" w14:textId="4E47E489" w:rsidR="00DF3E00" w:rsidRDefault="00DF3E00" w:rsidP="005C6A2D">
      <w:pPr>
        <w:pStyle w:val="CaptionedFigure"/>
        <w:spacing w:line="360" w:lineRule="auto"/>
        <w:rPr>
          <w:lang w:val="en-GB"/>
        </w:rPr>
      </w:pPr>
    </w:p>
    <w:p w14:paraId="35887D9F" w14:textId="3175297B" w:rsidR="00DF3E00" w:rsidRDefault="00DF3E00" w:rsidP="005C6A2D">
      <w:pPr>
        <w:pStyle w:val="CaptionedFigure"/>
        <w:spacing w:line="360" w:lineRule="auto"/>
        <w:rPr>
          <w:lang w:val="en-GB"/>
        </w:rPr>
      </w:pPr>
    </w:p>
    <w:p w14:paraId="50DDEFFC" w14:textId="722C42DE" w:rsidR="00DF3E00" w:rsidRDefault="00DF3E00" w:rsidP="005C6A2D">
      <w:pPr>
        <w:pStyle w:val="CaptionedFigure"/>
        <w:spacing w:line="360" w:lineRule="auto"/>
        <w:rPr>
          <w:lang w:val="en-GB"/>
        </w:rPr>
      </w:pPr>
    </w:p>
    <w:p w14:paraId="2468F234" w14:textId="011DA41D" w:rsidR="00DF3E00" w:rsidRDefault="00DF3E00" w:rsidP="005C6A2D">
      <w:pPr>
        <w:pStyle w:val="CaptionedFigure"/>
        <w:spacing w:line="360" w:lineRule="auto"/>
        <w:rPr>
          <w:lang w:val="en-GB"/>
        </w:rPr>
      </w:pPr>
    </w:p>
    <w:p w14:paraId="692D997D" w14:textId="15665004" w:rsidR="00DF3E00" w:rsidRDefault="00DF3E00" w:rsidP="005C6A2D">
      <w:pPr>
        <w:pStyle w:val="CaptionedFigure"/>
        <w:spacing w:line="360" w:lineRule="auto"/>
        <w:rPr>
          <w:lang w:val="en-GB"/>
        </w:rPr>
      </w:pPr>
    </w:p>
    <w:p w14:paraId="11187535" w14:textId="5F44AE98" w:rsidR="00DF3E00" w:rsidRDefault="00DF3E00" w:rsidP="005C6A2D">
      <w:pPr>
        <w:pStyle w:val="CaptionedFigure"/>
        <w:spacing w:line="360" w:lineRule="auto"/>
        <w:rPr>
          <w:lang w:val="en-GB"/>
        </w:rPr>
      </w:pPr>
    </w:p>
    <w:p w14:paraId="167C92C7" w14:textId="645E3440" w:rsidR="00DF3E00" w:rsidRDefault="00DF3E00" w:rsidP="005C6A2D">
      <w:pPr>
        <w:pStyle w:val="CaptionedFigure"/>
        <w:spacing w:line="360" w:lineRule="auto"/>
        <w:rPr>
          <w:lang w:val="en-GB"/>
        </w:rPr>
      </w:pPr>
    </w:p>
    <w:p w14:paraId="0D076FD8" w14:textId="20B59100" w:rsidR="00DF3E00" w:rsidRDefault="00DF3E00" w:rsidP="005C6A2D">
      <w:pPr>
        <w:pStyle w:val="CaptionedFigure"/>
        <w:spacing w:line="360" w:lineRule="auto"/>
        <w:rPr>
          <w:lang w:val="en-GB"/>
        </w:rPr>
      </w:pPr>
    </w:p>
    <w:p w14:paraId="70886412" w14:textId="5841F12D" w:rsidR="00DF3E00" w:rsidRDefault="00DF3E00" w:rsidP="005C6A2D">
      <w:pPr>
        <w:pStyle w:val="CaptionedFigure"/>
        <w:spacing w:line="360" w:lineRule="auto"/>
        <w:rPr>
          <w:lang w:val="en-GB"/>
        </w:rPr>
      </w:pPr>
    </w:p>
    <w:p w14:paraId="29728777" w14:textId="37DF4888" w:rsidR="00C17A43" w:rsidRDefault="00795B13" w:rsidP="0017467E">
      <w:pPr>
        <w:pStyle w:val="CaptionedFigure"/>
        <w:rPr>
          <w:lang w:val="en-GB"/>
        </w:rPr>
      </w:pPr>
      <w:r>
        <w:rPr>
          <w:i/>
          <w:iCs/>
          <w:lang w:val="en-GB"/>
        </w:rPr>
        <w:t>Figure 5: a) Conditional effects of experimental night on the number of perseverative visits b) Conditional effects of block on the number of perseverative visits c) Conditional effects of the interaction of experimental night and block</w:t>
      </w:r>
    </w:p>
    <w:p w14:paraId="29C3B294" w14:textId="089021A5" w:rsidR="00C17A43" w:rsidRDefault="00795B13" w:rsidP="005C6A2D">
      <w:pPr>
        <w:pStyle w:val="Heading3"/>
        <w:spacing w:line="360" w:lineRule="auto"/>
        <w:rPr>
          <w:lang w:val="en-GB"/>
        </w:rPr>
      </w:pPr>
      <w:bookmarkStart w:id="44" w:name="X219edbdefab6707047a545eb92594626140f313"/>
      <w:bookmarkEnd w:id="41"/>
      <w:r>
        <w:rPr>
          <w:lang w:val="en-GB"/>
        </w:rPr>
        <w:t xml:space="preserve">Bats </w:t>
      </w:r>
      <w:commentRangeStart w:id="45"/>
      <w:commentRangeStart w:id="46"/>
      <w:r>
        <w:rPr>
          <w:lang w:val="en-GB"/>
        </w:rPr>
        <w:t>ma</w:t>
      </w:r>
      <w:r w:rsidR="009D79E6">
        <w:rPr>
          <w:lang w:val="en-GB"/>
        </w:rPr>
        <w:t>d</w:t>
      </w:r>
      <w:r>
        <w:rPr>
          <w:lang w:val="en-GB"/>
        </w:rPr>
        <w:t>e</w:t>
      </w:r>
      <w:commentRangeEnd w:id="45"/>
      <w:r>
        <w:rPr>
          <w:rStyle w:val="CommentReference"/>
          <w:rFonts w:asciiTheme="minorHAnsi" w:eastAsiaTheme="minorHAnsi" w:hAnsiTheme="minorHAnsi" w:cstheme="minorBidi"/>
          <w:b w:val="0"/>
          <w:bCs w:val="0"/>
          <w:color w:val="auto"/>
        </w:rPr>
        <w:commentReference w:id="45"/>
      </w:r>
      <w:commentRangeEnd w:id="46"/>
      <w:r w:rsidR="007331A7">
        <w:rPr>
          <w:rStyle w:val="CommentReference"/>
          <w:rFonts w:asciiTheme="minorHAnsi" w:eastAsiaTheme="minorHAnsi" w:hAnsiTheme="minorHAnsi" w:cstheme="minorBidi"/>
          <w:b w:val="0"/>
          <w:bCs w:val="0"/>
          <w:color w:val="auto"/>
        </w:rPr>
        <w:commentReference w:id="46"/>
      </w:r>
      <w:r>
        <w:rPr>
          <w:lang w:val="en-GB"/>
        </w:rPr>
        <w:t xml:space="preserve"> more </w:t>
      </w:r>
      <w:r w:rsidR="007331A7">
        <w:rPr>
          <w:lang w:val="en-GB"/>
        </w:rPr>
        <w:t>rewarded visits</w:t>
      </w:r>
      <w:r>
        <w:rPr>
          <w:lang w:val="en-GB"/>
        </w:rPr>
        <w:t xml:space="preserve"> over</w:t>
      </w:r>
      <w:r w:rsidR="00247FEB">
        <w:rPr>
          <w:lang w:val="en-GB"/>
        </w:rPr>
        <w:t xml:space="preserve"> all </w:t>
      </w:r>
      <w:r w:rsidR="007331A7">
        <w:rPr>
          <w:lang w:val="en-GB"/>
        </w:rPr>
        <w:t xml:space="preserve">three </w:t>
      </w:r>
      <w:r w:rsidR="00247FEB">
        <w:rPr>
          <w:lang w:val="en-GB"/>
        </w:rPr>
        <w:t>nights, but fewer over the course of each night</w:t>
      </w:r>
    </w:p>
    <w:p w14:paraId="26AFB108" w14:textId="1C676D7E" w:rsidR="00895610" w:rsidRDefault="00795B13" w:rsidP="005C6A2D">
      <w:pPr>
        <w:pStyle w:val="FirstParagraph"/>
        <w:spacing w:line="360" w:lineRule="auto"/>
        <w:rPr>
          <w:lang w:val="en-GB"/>
        </w:rPr>
      </w:pPr>
      <w:r>
        <w:rPr>
          <w:lang w:val="en-GB"/>
        </w:rPr>
        <w:t xml:space="preserve">As the experiment proceeded and the bats experienced more reversals on more nights the overall proportion of the animals’ choices for the rewarding flower changed (Figure 2). Within each block the change in the </w:t>
      </w:r>
      <w:proofErr w:type="spellStart"/>
      <w:r>
        <w:rPr>
          <w:lang w:val="en-GB"/>
        </w:rPr>
        <w:t>Prop</w:t>
      </w:r>
      <w:r>
        <w:rPr>
          <w:vertAlign w:val="subscript"/>
          <w:lang w:val="en-GB"/>
        </w:rPr>
        <w:t>rew</w:t>
      </w:r>
      <w:proofErr w:type="spellEnd"/>
      <w:r>
        <w:rPr>
          <w:lang w:val="en-GB"/>
        </w:rPr>
        <w:t xml:space="preserve"> was very large, showing a rapid increase from less than 0.7 at the start of a block, when the animals had either experienced the start of the experimental night or a reversal, to more than 0.9 by the second bin of 10 visits. </w:t>
      </w:r>
    </w:p>
    <w:p w14:paraId="3ACD91F1" w14:textId="0EC860AD" w:rsidR="00C17A43" w:rsidRDefault="00245B58" w:rsidP="0017467E">
      <w:pPr>
        <w:pStyle w:val="FirstParagraph"/>
        <w:spacing w:line="360" w:lineRule="auto"/>
        <w:rPr>
          <w:lang w:val="en-GB"/>
        </w:rPr>
      </w:pPr>
      <w:r>
        <w:rPr>
          <w:lang w:val="en-GB"/>
        </w:rPr>
        <w:lastRenderedPageBreak/>
        <w:t xml:space="preserve">We saw no evidence of anticipatory errors. </w:t>
      </w:r>
      <w:r w:rsidR="00795B13">
        <w:rPr>
          <w:lang w:val="en-GB"/>
        </w:rPr>
        <w:t>Across the three nights the animals’ choices for the rewarding flower also</w:t>
      </w:r>
      <w:r w:rsidR="009D79E6">
        <w:rPr>
          <w:lang w:val="en-GB"/>
        </w:rPr>
        <w:t xml:space="preserve"> increased</w:t>
      </w:r>
      <w:r w:rsidR="00795B13">
        <w:rPr>
          <w:lang w:val="en-GB"/>
        </w:rPr>
        <w:t xml:space="preserve">. However, there was a decrease within each night in the </w:t>
      </w:r>
      <w:proofErr w:type="spellStart"/>
      <w:r w:rsidR="00795B13">
        <w:rPr>
          <w:lang w:val="en-GB"/>
        </w:rPr>
        <w:t>Prop</w:t>
      </w:r>
      <w:r w:rsidR="00795B13">
        <w:rPr>
          <w:vertAlign w:val="subscript"/>
          <w:lang w:val="en-GB"/>
        </w:rPr>
        <w:t>rew</w:t>
      </w:r>
      <w:proofErr w:type="spellEnd"/>
      <w:r w:rsidR="00795B13">
        <w:rPr>
          <w:lang w:val="en-GB"/>
        </w:rPr>
        <w:t>: the bats made fewer visits to the rewarding flower at the end of the night compared to the start of the night</w:t>
      </w:r>
      <w:r w:rsidR="00895610">
        <w:rPr>
          <w:lang w:val="en-GB"/>
        </w:rPr>
        <w:t xml:space="preserve"> (Figure 6</w:t>
      </w:r>
      <w:r w:rsidR="001747FD">
        <w:rPr>
          <w:lang w:val="en-GB"/>
        </w:rPr>
        <w:t xml:space="preserve"> and</w:t>
      </w:r>
      <w:r w:rsidR="00895610">
        <w:rPr>
          <w:lang w:val="en-GB"/>
        </w:rPr>
        <w:t xml:space="preserve"> Figure 7)</w:t>
      </w:r>
      <w:r w:rsidR="00795B13">
        <w:rPr>
          <w:lang w:val="en-GB"/>
        </w:rPr>
        <w:t>.</w:t>
      </w:r>
      <w:r w:rsidR="00895610">
        <w:rPr>
          <w:lang w:val="en-GB"/>
        </w:rPr>
        <w:t xml:space="preserve"> In other words, the bats ma</w:t>
      </w:r>
      <w:r w:rsidR="00795B13">
        <w:rPr>
          <w:lang w:val="en-GB"/>
        </w:rPr>
        <w:t>de an increasing number of visits to the rewarding option as each block progressed from its start to the next reversal, and as they experienced more experimental nights</w:t>
      </w:r>
      <w:r w:rsidR="00895610">
        <w:rPr>
          <w:lang w:val="en-GB"/>
        </w:rPr>
        <w:t>; however,</w:t>
      </w:r>
      <w:r w:rsidR="00421482">
        <w:rPr>
          <w:lang w:val="en-GB"/>
        </w:rPr>
        <w:t xml:space="preserve"> </w:t>
      </w:r>
      <w:r w:rsidR="00795B13">
        <w:rPr>
          <w:lang w:val="en-GB"/>
        </w:rPr>
        <w:t>this increase was dampened over the course of each individual night.</w:t>
      </w:r>
    </w:p>
    <w:p w14:paraId="790CAAB7" w14:textId="63A0A3E7" w:rsidR="00D06ABA" w:rsidRDefault="00C50551" w:rsidP="00D06ABA">
      <w:pPr>
        <w:pStyle w:val="CaptionedFigure"/>
        <w:spacing w:line="360" w:lineRule="auto"/>
        <w:rPr>
          <w:lang w:val="en-GB"/>
        </w:rPr>
      </w:pPr>
      <w:r>
        <w:rPr>
          <w:noProof/>
        </w:rPr>
        <w:drawing>
          <wp:anchor distT="0" distB="0" distL="114300" distR="114300" simplePos="0" relativeHeight="251665920" behindDoc="1" locked="0" layoutInCell="1" allowOverlap="1" wp14:anchorId="41AA753D" wp14:editId="200868E5">
            <wp:simplePos x="0" y="0"/>
            <wp:positionH relativeFrom="column">
              <wp:posOffset>-635</wp:posOffset>
            </wp:positionH>
            <wp:positionV relativeFrom="paragraph">
              <wp:posOffset>1270</wp:posOffset>
            </wp:positionV>
            <wp:extent cx="5727065" cy="2416810"/>
            <wp:effectExtent l="0" t="0" r="0" b="0"/>
            <wp:wrapTight wrapText="bothSides">
              <wp:wrapPolygon edited="0">
                <wp:start x="0" y="0"/>
                <wp:lineTo x="0" y="21452"/>
                <wp:lineTo x="21554" y="21452"/>
                <wp:lineTo x="21554" y="0"/>
                <wp:lineTo x="0" y="0"/>
              </wp:wrapPolygon>
            </wp:wrapTight>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a:stretch>
                      <a:fillRect/>
                    </a:stretch>
                  </pic:blipFill>
                  <pic:spPr>
                    <a:xfrm>
                      <a:off x="0" y="0"/>
                      <a:ext cx="5727065" cy="2416810"/>
                    </a:xfrm>
                    <a:prstGeom prst="rect">
                      <a:avLst/>
                    </a:prstGeom>
                  </pic:spPr>
                </pic:pic>
              </a:graphicData>
            </a:graphic>
            <wp14:sizeRelH relativeFrom="page">
              <wp14:pctWidth>0</wp14:pctWidth>
            </wp14:sizeRelH>
            <wp14:sizeRelV relativeFrom="page">
              <wp14:pctHeight>0</wp14:pctHeight>
            </wp14:sizeRelV>
          </wp:anchor>
        </w:drawing>
      </w:r>
    </w:p>
    <w:p w14:paraId="5D68547E" w14:textId="7DAED850" w:rsidR="00C17A43" w:rsidRDefault="00795B13" w:rsidP="0017467E">
      <w:pPr>
        <w:pStyle w:val="CaptionedFigure"/>
        <w:rPr>
          <w:i/>
          <w:iCs/>
          <w:lang w:val="en-GB"/>
        </w:rPr>
      </w:pPr>
      <w:r>
        <w:rPr>
          <w:i/>
          <w:iCs/>
          <w:lang w:val="en-GB"/>
        </w:rPr>
        <w:t xml:space="preserve">Figure 6: Forest plot of the estimates of the effect of night, block, </w:t>
      </w:r>
      <w:proofErr w:type="gramStart"/>
      <w:r>
        <w:rPr>
          <w:i/>
          <w:iCs/>
          <w:lang w:val="en-GB"/>
        </w:rPr>
        <w:t>bin</w:t>
      </w:r>
      <w:proofErr w:type="gramEnd"/>
      <w:r>
        <w:rPr>
          <w:i/>
          <w:iCs/>
          <w:lang w:val="en-GB"/>
        </w:rPr>
        <w:t xml:space="preserve"> and their two-way interactions on the </w:t>
      </w:r>
      <w:proofErr w:type="spellStart"/>
      <w:r>
        <w:rPr>
          <w:i/>
          <w:iCs/>
          <w:lang w:val="en-GB"/>
        </w:rPr>
        <w:t>Prop</w:t>
      </w:r>
      <w:r>
        <w:rPr>
          <w:i/>
          <w:iCs/>
          <w:vertAlign w:val="subscript"/>
          <w:lang w:val="en-GB"/>
        </w:rPr>
        <w:t>rew</w:t>
      </w:r>
      <w:proofErr w:type="spellEnd"/>
      <w:r>
        <w:rPr>
          <w:i/>
          <w:iCs/>
          <w:lang w:val="en-GB"/>
        </w:rPr>
        <w:t xml:space="preserve">. Circles represent the means of the posterior distributions of the </w:t>
      </w:r>
      <w:r w:rsidR="00B23CD0">
        <w:rPr>
          <w:i/>
          <w:iCs/>
          <w:lang w:val="en-GB"/>
        </w:rPr>
        <w:t xml:space="preserve">intercept and </w:t>
      </w:r>
      <w:r>
        <w:rPr>
          <w:i/>
          <w:iCs/>
          <w:lang w:val="en-GB"/>
        </w:rPr>
        <w:t>slope coefficients, thick horizontal lines represent 50% credible intervals, and thin horizontal lines 89% credible intervals. The numbers in bold are the means of the posterior distributions and 89% credible intervals</w:t>
      </w:r>
    </w:p>
    <w:p w14:paraId="3660A46E" w14:textId="45E82D10" w:rsidR="00C17A43" w:rsidRPr="008E0A44" w:rsidRDefault="008F1212" w:rsidP="005C6A2D">
      <w:pPr>
        <w:pStyle w:val="CaptionedFigure"/>
        <w:spacing w:line="360" w:lineRule="auto"/>
        <w:rPr>
          <w:lang w:val="en-GB"/>
        </w:rPr>
      </w:pPr>
      <w:r>
        <w:rPr>
          <w:noProof/>
          <w:lang w:val="en-GB"/>
        </w:rPr>
        <w:lastRenderedPageBreak/>
        <w:drawing>
          <wp:anchor distT="0" distB="0" distL="114300" distR="114300" simplePos="0" relativeHeight="251667968" behindDoc="1" locked="0" layoutInCell="1" allowOverlap="1" wp14:anchorId="771585FE" wp14:editId="31943F31">
            <wp:simplePos x="0" y="0"/>
            <wp:positionH relativeFrom="column">
              <wp:posOffset>0</wp:posOffset>
            </wp:positionH>
            <wp:positionV relativeFrom="paragraph">
              <wp:posOffset>2540</wp:posOffset>
            </wp:positionV>
            <wp:extent cx="5943600" cy="3707130"/>
            <wp:effectExtent l="0" t="0" r="0" b="0"/>
            <wp:wrapTight wrapText="bothSides">
              <wp:wrapPolygon edited="0">
                <wp:start x="0" y="0"/>
                <wp:lineTo x="0" y="21533"/>
                <wp:lineTo x="21554" y="21533"/>
                <wp:lineTo x="21554"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a:stretch>
                      <a:fillRect/>
                    </a:stretch>
                  </pic:blipFill>
                  <pic:spPr>
                    <a:xfrm>
                      <a:off x="0" y="0"/>
                      <a:ext cx="5943600" cy="3707130"/>
                    </a:xfrm>
                    <a:prstGeom prst="rect">
                      <a:avLst/>
                    </a:prstGeom>
                  </pic:spPr>
                </pic:pic>
              </a:graphicData>
            </a:graphic>
            <wp14:sizeRelH relativeFrom="page">
              <wp14:pctWidth>0</wp14:pctWidth>
            </wp14:sizeRelH>
            <wp14:sizeRelV relativeFrom="page">
              <wp14:pctHeight>0</wp14:pctHeight>
            </wp14:sizeRelV>
          </wp:anchor>
        </w:drawing>
      </w:r>
    </w:p>
    <w:p w14:paraId="3490DC77" w14:textId="7727EFFC" w:rsidR="00C17A43" w:rsidRDefault="00795B13" w:rsidP="005C6A2D">
      <w:pPr>
        <w:pStyle w:val="BodyText"/>
        <w:spacing w:line="360" w:lineRule="auto"/>
        <w:rPr>
          <w:i/>
          <w:iCs/>
          <w:lang w:val="en-GB"/>
        </w:rPr>
      </w:pPr>
      <w:commentRangeStart w:id="47"/>
      <w:commentRangeStart w:id="48"/>
      <w:r>
        <w:rPr>
          <w:i/>
          <w:iCs/>
          <w:lang w:val="en-GB"/>
        </w:rPr>
        <w:t xml:space="preserve">Figure 7: 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w:t>
      </w:r>
      <w:bookmarkStart w:id="49" w:name="exploratory-analyses"/>
      <w:bookmarkEnd w:id="37"/>
      <w:bookmarkEnd w:id="44"/>
      <w:commentRangeEnd w:id="47"/>
      <w:proofErr w:type="spellEnd"/>
      <w:r>
        <w:rPr>
          <w:rStyle w:val="CommentReference"/>
        </w:rPr>
        <w:commentReference w:id="47"/>
      </w:r>
      <w:commentRangeEnd w:id="48"/>
      <w:r w:rsidR="007331A7">
        <w:rPr>
          <w:rStyle w:val="CommentReference"/>
        </w:rPr>
        <w:commentReference w:id="48"/>
      </w:r>
    </w:p>
    <w:p w14:paraId="3466862A" w14:textId="77777777" w:rsidR="00C17A43" w:rsidRDefault="00795B13" w:rsidP="005C6A2D">
      <w:pPr>
        <w:pStyle w:val="Heading2"/>
        <w:spacing w:line="360" w:lineRule="auto"/>
        <w:rPr>
          <w:lang w:val="en-GB"/>
        </w:rPr>
      </w:pPr>
      <w:r>
        <w:rPr>
          <w:lang w:val="en-GB"/>
        </w:rPr>
        <w:t>Exploratory analyses</w:t>
      </w:r>
    </w:p>
    <w:p w14:paraId="5C35D74B" w14:textId="77777777" w:rsidR="00C17A43" w:rsidRDefault="00795B13" w:rsidP="005C6A2D">
      <w:pPr>
        <w:pStyle w:val="Heading3"/>
        <w:spacing w:line="360" w:lineRule="auto"/>
        <w:rPr>
          <w:lang w:val="en-GB"/>
        </w:rPr>
      </w:pPr>
      <w:bookmarkStart w:id="50" w:name="Xb3bb0de48acdee9888849c4c7917f4c61c2e462"/>
      <w:r>
        <w:rPr>
          <w:lang w:val="en-GB"/>
        </w:rPr>
        <w:t>The effect of the first experimental night and the first block of each night</w:t>
      </w:r>
    </w:p>
    <w:p w14:paraId="18913084" w14:textId="26C0F49D" w:rsidR="00C17A43" w:rsidRDefault="00795B13" w:rsidP="005C6A2D">
      <w:pPr>
        <w:pStyle w:val="FirstParagraph"/>
        <w:spacing w:line="360" w:lineRule="auto"/>
        <w:rPr>
          <w:lang w:val="en-GB"/>
        </w:rPr>
      </w:pPr>
      <w:r>
        <w:rPr>
          <w:lang w:val="en-GB"/>
        </w:rPr>
        <w:t>The first block of an experimental night was qualitatively different from the other blocks, as this was the only part of the night when the bats had not yet experienced a reversal. A similar argument can be made about the very first experimental night: before this night the bats had never experienced a reversal at all. Therefore, after examining the results of the analyses described above, we did</w:t>
      </w:r>
      <w:r w:rsidR="00BE0450">
        <w:rPr>
          <w:lang w:val="en-GB"/>
        </w:rPr>
        <w:t xml:space="preserve"> </w:t>
      </w:r>
      <w:r>
        <w:rPr>
          <w:lang w:val="en-GB"/>
        </w:rPr>
        <w:t xml:space="preserve">further </w:t>
      </w:r>
      <w:r w:rsidR="00BE0450">
        <w:rPr>
          <w:lang w:val="en-GB"/>
        </w:rPr>
        <w:t xml:space="preserve">analyses </w:t>
      </w:r>
      <w:r>
        <w:rPr>
          <w:lang w:val="en-GB"/>
        </w:rPr>
        <w:t>to specifically explore the effects of the first block of a night and the first night.</w:t>
      </w:r>
    </w:p>
    <w:p w14:paraId="14FEEA62" w14:textId="465AA250" w:rsidR="00C17A43" w:rsidRPr="001D31D6" w:rsidRDefault="00BB7CFA" w:rsidP="005C6A2D">
      <w:pPr>
        <w:pStyle w:val="BodyText"/>
        <w:spacing w:line="360" w:lineRule="auto"/>
        <w:rPr>
          <w:lang w:val="en-GB"/>
        </w:rPr>
      </w:pPr>
      <w:r>
        <w:rPr>
          <w:noProof/>
        </w:rPr>
        <w:lastRenderedPageBreak/>
        <w:drawing>
          <wp:anchor distT="0" distB="0" distL="114300" distR="114300" simplePos="0" relativeHeight="251664896" behindDoc="1" locked="0" layoutInCell="1" allowOverlap="1" wp14:anchorId="424824F9" wp14:editId="3D05ED3A">
            <wp:simplePos x="0" y="0"/>
            <wp:positionH relativeFrom="column">
              <wp:posOffset>-119380</wp:posOffset>
            </wp:positionH>
            <wp:positionV relativeFrom="paragraph">
              <wp:posOffset>1868253</wp:posOffset>
            </wp:positionV>
            <wp:extent cx="5883910" cy="1517650"/>
            <wp:effectExtent l="0" t="0" r="0" b="6350"/>
            <wp:wrapTight wrapText="bothSides">
              <wp:wrapPolygon edited="0">
                <wp:start x="0" y="0"/>
                <wp:lineTo x="0" y="21510"/>
                <wp:lineTo x="21539" y="21510"/>
                <wp:lineTo x="21539" y="0"/>
                <wp:lineTo x="0" y="0"/>
              </wp:wrapPolygon>
            </wp:wrapTight>
            <wp:docPr id="8" name="Picture" descr="Figure 8: (ref:forest-plot-first-night-first-block)"/>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orest-plot-first-night-first-block-1.png"/>
                    <pic:cNvPicPr>
                      <a:picLocks noChangeAspect="1" noChangeArrowheads="1"/>
                    </pic:cNvPicPr>
                  </pic:nvPicPr>
                  <pic:blipFill>
                    <a:blip r:embed="rId20"/>
                    <a:stretch>
                      <a:fillRect/>
                    </a:stretch>
                  </pic:blipFill>
                  <pic:spPr bwMode="auto">
                    <a:xfrm>
                      <a:off x="0" y="0"/>
                      <a:ext cx="5883910" cy="151765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864E7">
        <w:rPr>
          <w:noProof/>
        </w:rPr>
        <w:t>The</w:t>
      </w:r>
      <w:r w:rsidR="00B864E7">
        <w:rPr>
          <w:lang w:val="en-GB"/>
        </w:rPr>
        <w:t xml:space="preserve"> </w:t>
      </w:r>
      <w:r w:rsidR="00795B13">
        <w:rPr>
          <w:lang w:val="en-GB"/>
        </w:rPr>
        <w:t xml:space="preserve">first block of a night </w:t>
      </w:r>
      <w:proofErr w:type="gramStart"/>
      <w:r w:rsidR="00795B13">
        <w:rPr>
          <w:lang w:val="en-GB"/>
        </w:rPr>
        <w:t>had an effect on</w:t>
      </w:r>
      <w:proofErr w:type="gramEnd"/>
      <w:r w:rsidR="00795B13">
        <w:rPr>
          <w:lang w:val="en-GB"/>
        </w:rPr>
        <w:t xml:space="preserve"> the </w:t>
      </w:r>
      <w:proofErr w:type="spellStart"/>
      <w:r w:rsidR="00795B13">
        <w:rPr>
          <w:lang w:val="en-GB"/>
        </w:rPr>
        <w:t>Prop</w:t>
      </w:r>
      <w:r w:rsidR="00795B13">
        <w:rPr>
          <w:vertAlign w:val="subscript"/>
          <w:lang w:val="en-GB"/>
        </w:rPr>
        <w:t>rew</w:t>
      </w:r>
      <w:proofErr w:type="spellEnd"/>
      <w:r w:rsidR="00B864E7">
        <w:rPr>
          <w:lang w:val="en-GB"/>
        </w:rPr>
        <w:t xml:space="preserve"> (Figure 8 and Figure 9)</w:t>
      </w:r>
      <w:r w:rsidR="00795B13">
        <w:rPr>
          <w:lang w:val="en-GB"/>
        </w:rPr>
        <w:t xml:space="preserve">: the bats made more visits to the rewarding option in the very first block of a night compared to all the later blocks. This effect was greater on the very first night compared to the </w:t>
      </w:r>
      <w:proofErr w:type="spellStart"/>
      <w:r w:rsidR="00795B13">
        <w:rPr>
          <w:lang w:val="en-GB"/>
        </w:rPr>
        <w:t>later</w:t>
      </w:r>
      <w:proofErr w:type="spellEnd"/>
      <w:r w:rsidR="00795B13">
        <w:rPr>
          <w:lang w:val="en-GB"/>
        </w:rPr>
        <w:t xml:space="preserve"> two nights, i.e., on the very first block of the very first night when the bats had experienced reward at only one option, and no reversals at all.</w:t>
      </w:r>
      <w:r w:rsidR="001D31D6">
        <w:rPr>
          <w:lang w:val="en-GB"/>
        </w:rPr>
        <w:t xml:space="preserve"> </w:t>
      </w:r>
      <w:commentRangeStart w:id="51"/>
      <w:commentRangeStart w:id="52"/>
      <w:r w:rsidR="001D31D6">
        <w:rPr>
          <w:lang w:val="en-GB"/>
        </w:rPr>
        <w:t xml:space="preserve">This is consistent with the results of the confirmatory analysis, which showed that the number of visits to the rewarding flower decreased from the start to the end of a night. </w:t>
      </w:r>
      <w:commentRangeEnd w:id="51"/>
      <w:r w:rsidR="00B316CB">
        <w:rPr>
          <w:rStyle w:val="CommentReference"/>
        </w:rPr>
        <w:commentReference w:id="51"/>
      </w:r>
      <w:commentRangeEnd w:id="52"/>
      <w:r w:rsidR="007331A7">
        <w:rPr>
          <w:rStyle w:val="CommentReference"/>
        </w:rPr>
        <w:commentReference w:id="52"/>
      </w:r>
    </w:p>
    <w:p w14:paraId="7F6D0939" w14:textId="0496F69A" w:rsidR="00C17A43" w:rsidRDefault="0088312F" w:rsidP="0017467E">
      <w:pPr>
        <w:pStyle w:val="BodyText"/>
        <w:spacing w:line="360" w:lineRule="auto"/>
        <w:rPr>
          <w:lang w:val="en-GB"/>
        </w:rPr>
      </w:pPr>
      <w:r>
        <w:rPr>
          <w:noProof/>
        </w:rPr>
        <w:drawing>
          <wp:anchor distT="0" distB="0" distL="114300" distR="114300" simplePos="0" relativeHeight="251658752" behindDoc="1" locked="0" layoutInCell="1" allowOverlap="1" wp14:anchorId="17FF4FB3" wp14:editId="07EBC9B8">
            <wp:simplePos x="0" y="0"/>
            <wp:positionH relativeFrom="column">
              <wp:posOffset>-119380</wp:posOffset>
            </wp:positionH>
            <wp:positionV relativeFrom="paragraph">
              <wp:posOffset>1328033</wp:posOffset>
            </wp:positionV>
            <wp:extent cx="5716905" cy="1844675"/>
            <wp:effectExtent l="0" t="0" r="0" b="0"/>
            <wp:wrapTight wrapText="bothSides">
              <wp:wrapPolygon edited="0">
                <wp:start x="0" y="0"/>
                <wp:lineTo x="0" y="21414"/>
                <wp:lineTo x="21545" y="21414"/>
                <wp:lineTo x="21545" y="0"/>
                <wp:lineTo x="0" y="0"/>
              </wp:wrapPolygon>
            </wp:wrapTight>
            <wp:docPr id="9" name="Picture" descr="Figure 9: (ref:first-night-first-block-conditional-effect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first-night-first-block-conditional-effects-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16905" cy="184467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4768CD">
        <w:rPr>
          <w:noProof/>
        </w:rPr>
        <w:drawing>
          <wp:anchor distT="0" distB="0" distL="114300" distR="114300" simplePos="0" relativeHeight="251657728" behindDoc="1" locked="0" layoutInCell="1" allowOverlap="1" wp14:anchorId="1FA01393" wp14:editId="68E8247B">
            <wp:simplePos x="0" y="0"/>
            <wp:positionH relativeFrom="column">
              <wp:posOffset>5719942</wp:posOffset>
            </wp:positionH>
            <wp:positionV relativeFrom="paragraph">
              <wp:posOffset>1682529</wp:posOffset>
            </wp:positionV>
            <wp:extent cx="489585" cy="309880"/>
            <wp:effectExtent l="0" t="0" r="0" b="0"/>
            <wp:wrapTight wrapText="bothSides">
              <wp:wrapPolygon edited="0">
                <wp:start x="0" y="0"/>
                <wp:lineTo x="0" y="20361"/>
                <wp:lineTo x="21292" y="20361"/>
                <wp:lineTo x="21292"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6860" t="15050" r="5740" b="12068"/>
                    <a:stretch/>
                  </pic:blipFill>
                  <pic:spPr bwMode="auto">
                    <a:xfrm>
                      <a:off x="0" y="0"/>
                      <a:ext cx="489585" cy="30988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pic:spPr>
                </pic:pic>
              </a:graphicData>
            </a:graphic>
            <wp14:sizeRelH relativeFrom="page">
              <wp14:pctWidth>0</wp14:pctWidth>
            </wp14:sizeRelH>
            <wp14:sizeRelV relativeFrom="page">
              <wp14:pctHeight>0</wp14:pctHeight>
            </wp14:sizeRelV>
          </wp:anchor>
        </w:drawing>
      </w:r>
      <w:r w:rsidR="00795B13">
        <w:rPr>
          <w:i/>
          <w:iCs/>
          <w:lang w:val="en-GB"/>
        </w:rPr>
        <w:t xml:space="preserve">Figure 8: Forest plot of the estimates of the effect of night, block, </w:t>
      </w:r>
      <w:proofErr w:type="gramStart"/>
      <w:r w:rsidR="00795B13">
        <w:rPr>
          <w:i/>
          <w:iCs/>
          <w:lang w:val="en-GB"/>
        </w:rPr>
        <w:t>bin</w:t>
      </w:r>
      <w:proofErr w:type="gramEnd"/>
      <w:r w:rsidR="00795B13">
        <w:rPr>
          <w:i/>
          <w:iCs/>
          <w:lang w:val="en-GB"/>
        </w:rPr>
        <w:t xml:space="preserve"> and their two-way interactions on the </w:t>
      </w:r>
      <w:proofErr w:type="spellStart"/>
      <w:r w:rsidR="00795B13">
        <w:rPr>
          <w:i/>
          <w:iCs/>
          <w:lang w:val="en-GB"/>
        </w:rPr>
        <w:t>Prop</w:t>
      </w:r>
      <w:r w:rsidR="00795B13">
        <w:rPr>
          <w:i/>
          <w:iCs/>
          <w:vertAlign w:val="subscript"/>
          <w:lang w:val="en-GB"/>
        </w:rPr>
        <w:t>rew</w:t>
      </w:r>
      <w:proofErr w:type="spellEnd"/>
      <w:r w:rsidR="00795B13">
        <w:rPr>
          <w:i/>
          <w:iCs/>
          <w:lang w:val="en-GB"/>
        </w:rPr>
        <w:t xml:space="preserve">. Circles represent the means of the posterior distributions of the </w:t>
      </w:r>
      <w:r w:rsidR="006D152D">
        <w:rPr>
          <w:i/>
          <w:iCs/>
          <w:lang w:val="en-GB"/>
        </w:rPr>
        <w:t xml:space="preserve">intercept and </w:t>
      </w:r>
      <w:r w:rsidR="00795B13">
        <w:rPr>
          <w:i/>
          <w:iCs/>
          <w:lang w:val="en-GB"/>
        </w:rPr>
        <w:t>slope coefficients, thick horizontal lines represent 50% credible intervals, and thin horizontal lines 89% credible intervals. The numbers in bold are the means of the posterior distributions and 89% credible intervals</w:t>
      </w:r>
    </w:p>
    <w:p w14:paraId="1507C3C6" w14:textId="77777777" w:rsidR="00C17A43" w:rsidRDefault="00C17A43" w:rsidP="005C6A2D">
      <w:pPr>
        <w:pStyle w:val="ImageCaption"/>
        <w:spacing w:line="360" w:lineRule="auto"/>
        <w:rPr>
          <w:lang w:val="en-GB"/>
        </w:rPr>
      </w:pPr>
    </w:p>
    <w:p w14:paraId="02613738" w14:textId="5BD773EB" w:rsidR="00BB7CFA" w:rsidRDefault="00795B13" w:rsidP="005C6A2D">
      <w:pPr>
        <w:pStyle w:val="ImageCaption"/>
        <w:spacing w:line="360" w:lineRule="auto"/>
        <w:rPr>
          <w:lang w:val="en-GB"/>
        </w:rPr>
      </w:pPr>
      <w:r>
        <w:rPr>
          <w:lang w:val="en-GB"/>
        </w:rPr>
        <w:t xml:space="preserve">Figure 9: a) Conditional effects of first and later experimental nights on the </w:t>
      </w:r>
      <w:proofErr w:type="spellStart"/>
      <w:r>
        <w:rPr>
          <w:lang w:val="en-GB"/>
        </w:rPr>
        <w:t>Prop</w:t>
      </w:r>
      <w:r>
        <w:rPr>
          <w:vertAlign w:val="subscript"/>
          <w:lang w:val="en-GB"/>
        </w:rPr>
        <w:t>rew</w:t>
      </w:r>
      <w:proofErr w:type="spellEnd"/>
      <w:r>
        <w:rPr>
          <w:lang w:val="en-GB"/>
        </w:rPr>
        <w:t xml:space="preserve"> b) Conditional effects of first and later blocks on the </w:t>
      </w:r>
      <w:proofErr w:type="spellStart"/>
      <w:r>
        <w:rPr>
          <w:lang w:val="en-GB"/>
        </w:rPr>
        <w:t>Prop</w:t>
      </w:r>
      <w:r>
        <w:rPr>
          <w:vertAlign w:val="subscript"/>
          <w:lang w:val="en-GB"/>
        </w:rPr>
        <w:t>rew</w:t>
      </w:r>
      <w:proofErr w:type="spellEnd"/>
      <w:r>
        <w:rPr>
          <w:lang w:val="en-GB"/>
        </w:rPr>
        <w:t xml:space="preserve"> c) Conditional effects of the interaction of the first and later nights and first and later blocks on the </w:t>
      </w:r>
      <w:proofErr w:type="spellStart"/>
      <w:r>
        <w:rPr>
          <w:lang w:val="en-GB"/>
        </w:rPr>
        <w:t>Prop</w:t>
      </w:r>
      <w:r>
        <w:rPr>
          <w:vertAlign w:val="subscript"/>
          <w:lang w:val="en-GB"/>
        </w:rPr>
        <w:t>rew</w:t>
      </w:r>
      <w:proofErr w:type="spellEnd"/>
      <w:r>
        <w:rPr>
          <w:lang w:val="en-GB"/>
        </w:rPr>
        <w:t xml:space="preserve">  </w:t>
      </w:r>
    </w:p>
    <w:p w14:paraId="1691B3FB" w14:textId="0301DDDD" w:rsidR="00BB7CFA" w:rsidRPr="0017467E" w:rsidRDefault="00BD1755" w:rsidP="005C6A2D">
      <w:pPr>
        <w:pStyle w:val="ImageCaption"/>
        <w:spacing w:line="360" w:lineRule="auto"/>
        <w:rPr>
          <w:i w:val="0"/>
          <w:iCs/>
          <w:lang w:val="en-GB"/>
        </w:rPr>
      </w:pPr>
      <w:r>
        <w:rPr>
          <w:i w:val="0"/>
          <w:iCs/>
          <w:lang w:val="en-GB"/>
        </w:rPr>
        <w:t>Additionally</w:t>
      </w:r>
      <w:r w:rsidR="009C4DDE">
        <w:rPr>
          <w:i w:val="0"/>
          <w:iCs/>
          <w:lang w:val="en-GB"/>
        </w:rPr>
        <w:t>,</w:t>
      </w:r>
      <w:r w:rsidR="00BB7CFA">
        <w:rPr>
          <w:i w:val="0"/>
          <w:iCs/>
          <w:lang w:val="en-GB"/>
        </w:rPr>
        <w:t xml:space="preserve"> when the data from the first block of every night were removed, </w:t>
      </w:r>
      <w:r>
        <w:rPr>
          <w:i w:val="0"/>
          <w:iCs/>
          <w:lang w:val="en-GB"/>
        </w:rPr>
        <w:t xml:space="preserve">the </w:t>
      </w:r>
      <w:proofErr w:type="spellStart"/>
      <w:r w:rsidR="00BB7CFA">
        <w:rPr>
          <w:i w:val="0"/>
          <w:iCs/>
          <w:lang w:val="en-GB"/>
        </w:rPr>
        <w:t>Prop</w:t>
      </w:r>
      <w:r w:rsidR="00BB7CFA" w:rsidRPr="0017467E">
        <w:rPr>
          <w:i w:val="0"/>
          <w:iCs/>
          <w:vertAlign w:val="subscript"/>
          <w:lang w:val="en-GB"/>
        </w:rPr>
        <w:t>rew</w:t>
      </w:r>
      <w:proofErr w:type="spellEnd"/>
      <w:r>
        <w:rPr>
          <w:i w:val="0"/>
          <w:iCs/>
          <w:vertAlign w:val="subscript"/>
          <w:lang w:val="en-GB"/>
        </w:rPr>
        <w:t xml:space="preserve"> </w:t>
      </w:r>
      <w:r>
        <w:rPr>
          <w:i w:val="0"/>
          <w:iCs/>
          <w:lang w:val="en-GB"/>
        </w:rPr>
        <w:t xml:space="preserve">increased </w:t>
      </w:r>
      <w:proofErr w:type="gramStart"/>
      <w:r>
        <w:rPr>
          <w:i w:val="0"/>
          <w:iCs/>
          <w:lang w:val="en-GB"/>
        </w:rPr>
        <w:t>due to the effect</w:t>
      </w:r>
      <w:proofErr w:type="gramEnd"/>
      <w:r>
        <w:rPr>
          <w:i w:val="0"/>
          <w:iCs/>
          <w:lang w:val="en-GB"/>
        </w:rPr>
        <w:t xml:space="preserve"> of experimental night and bin, consistent with the confirmatory </w:t>
      </w:r>
      <w:r>
        <w:rPr>
          <w:i w:val="0"/>
          <w:iCs/>
          <w:lang w:val="en-GB"/>
        </w:rPr>
        <w:lastRenderedPageBreak/>
        <w:t>analyses</w:t>
      </w:r>
      <w:r w:rsidR="001D651E">
        <w:rPr>
          <w:i w:val="0"/>
          <w:iCs/>
          <w:lang w:val="en-GB"/>
        </w:rPr>
        <w:t xml:space="preserve"> (Figure 10 and Figure 11)</w:t>
      </w:r>
      <w:r>
        <w:rPr>
          <w:i w:val="0"/>
          <w:iCs/>
          <w:lang w:val="en-GB"/>
        </w:rPr>
        <w:t xml:space="preserve">. </w:t>
      </w:r>
      <w:r w:rsidR="001D651E">
        <w:rPr>
          <w:i w:val="0"/>
          <w:iCs/>
          <w:lang w:val="en-GB"/>
        </w:rPr>
        <w:t xml:space="preserve">The effect of block changed: the decrease in </w:t>
      </w:r>
      <w:proofErr w:type="spellStart"/>
      <w:r w:rsidR="001D651E">
        <w:rPr>
          <w:i w:val="0"/>
          <w:iCs/>
          <w:lang w:val="en-GB"/>
        </w:rPr>
        <w:t>Prop</w:t>
      </w:r>
      <w:r w:rsidR="001D651E" w:rsidRPr="0017467E">
        <w:rPr>
          <w:i w:val="0"/>
          <w:iCs/>
          <w:vertAlign w:val="subscript"/>
          <w:lang w:val="en-GB"/>
        </w:rPr>
        <w:t>rew</w:t>
      </w:r>
      <w:proofErr w:type="spellEnd"/>
      <w:r w:rsidR="001D651E" w:rsidRPr="0017467E">
        <w:rPr>
          <w:i w:val="0"/>
          <w:iCs/>
          <w:vertAlign w:val="subscript"/>
          <w:lang w:val="en-GB"/>
        </w:rPr>
        <w:t xml:space="preserve"> </w:t>
      </w:r>
      <w:r w:rsidR="001D651E">
        <w:rPr>
          <w:i w:val="0"/>
          <w:iCs/>
          <w:lang w:val="en-GB"/>
        </w:rPr>
        <w:t xml:space="preserve">as an effect of block occurred on the second and third nights but not the first, primarily due to </w:t>
      </w:r>
      <w:r w:rsidR="00D67515">
        <w:rPr>
          <w:i w:val="0"/>
          <w:iCs/>
          <w:lang w:val="en-GB"/>
        </w:rPr>
        <w:t>the bats’ behaviour in the second block of the first night, when the bats experienced a reversal for the first time in the experiment. On the first night alone, the bats made more visits to the rewarding option with each successive block. On the second and third nights</w:t>
      </w:r>
      <w:r w:rsidR="00CA2D36">
        <w:rPr>
          <w:i w:val="0"/>
          <w:iCs/>
          <w:lang w:val="en-GB"/>
        </w:rPr>
        <w:t xml:space="preserve">, </w:t>
      </w:r>
      <w:r w:rsidR="00AD6F6C">
        <w:rPr>
          <w:noProof/>
          <w:lang w:val="en-GB"/>
        </w:rPr>
        <w:drawing>
          <wp:anchor distT="0" distB="0" distL="114300" distR="114300" simplePos="0" relativeHeight="251668992" behindDoc="1" locked="0" layoutInCell="1" allowOverlap="1" wp14:anchorId="4E4B2CB2" wp14:editId="6751AA84">
            <wp:simplePos x="0" y="0"/>
            <wp:positionH relativeFrom="column">
              <wp:posOffset>86995</wp:posOffset>
            </wp:positionH>
            <wp:positionV relativeFrom="paragraph">
              <wp:posOffset>1574358</wp:posOffset>
            </wp:positionV>
            <wp:extent cx="5511800" cy="1982470"/>
            <wp:effectExtent l="0" t="0" r="0" b="0"/>
            <wp:wrapTight wrapText="bothSides">
              <wp:wrapPolygon edited="0">
                <wp:start x="0" y="0"/>
                <wp:lineTo x="0" y="21448"/>
                <wp:lineTo x="21550" y="21448"/>
                <wp:lineTo x="21550" y="0"/>
                <wp:lineTo x="0" y="0"/>
              </wp:wrapPolygon>
            </wp:wrapTight>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rotWithShape="1">
                    <a:blip r:embed="rId23"/>
                    <a:srcRect t="4226"/>
                    <a:stretch/>
                  </pic:blipFill>
                  <pic:spPr bwMode="auto">
                    <a:xfrm>
                      <a:off x="0" y="0"/>
                      <a:ext cx="5511800"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D36">
        <w:rPr>
          <w:i w:val="0"/>
          <w:iCs/>
          <w:lang w:val="en-GB"/>
        </w:rPr>
        <w:t xml:space="preserve">the bats made </w:t>
      </w:r>
      <w:r w:rsidR="00CA2D36">
        <w:rPr>
          <w:lang w:val="en-GB"/>
        </w:rPr>
        <w:t>fewer</w:t>
      </w:r>
      <w:r w:rsidR="00CA2D36">
        <w:rPr>
          <w:i w:val="0"/>
          <w:iCs/>
          <w:lang w:val="en-GB"/>
        </w:rPr>
        <w:t xml:space="preserve"> visits to the rewarding option with each successive block. </w:t>
      </w:r>
    </w:p>
    <w:p w14:paraId="7AC8FC31" w14:textId="39CB5583" w:rsidR="00C17A43" w:rsidRDefault="00C17A43" w:rsidP="005C6A2D">
      <w:pPr>
        <w:pStyle w:val="ImageCaption"/>
        <w:spacing w:line="360" w:lineRule="auto"/>
        <w:rPr>
          <w:lang w:val="en-GB"/>
        </w:rPr>
      </w:pPr>
    </w:p>
    <w:p w14:paraId="20280F1C" w14:textId="43DBCA41" w:rsidR="00886F4B" w:rsidRDefault="00FF6271" w:rsidP="00886F4B">
      <w:pPr>
        <w:pStyle w:val="BodyText"/>
        <w:spacing w:line="360" w:lineRule="auto"/>
        <w:rPr>
          <w:i/>
          <w:iCs/>
          <w:lang w:val="en-GB"/>
        </w:rPr>
      </w:pPr>
      <w:r>
        <w:rPr>
          <w:i/>
          <w:iCs/>
          <w:noProof/>
          <w:lang w:val="en-GB"/>
        </w:rPr>
        <w:drawing>
          <wp:anchor distT="0" distB="0" distL="114300" distR="114300" simplePos="0" relativeHeight="251670016" behindDoc="1" locked="0" layoutInCell="1" allowOverlap="1" wp14:anchorId="752747C9" wp14:editId="20ABC944">
            <wp:simplePos x="0" y="0"/>
            <wp:positionH relativeFrom="column">
              <wp:posOffset>-142681</wp:posOffset>
            </wp:positionH>
            <wp:positionV relativeFrom="paragraph">
              <wp:posOffset>2883618</wp:posOffset>
            </wp:positionV>
            <wp:extent cx="5943600" cy="3661410"/>
            <wp:effectExtent l="0" t="0" r="0" b="0"/>
            <wp:wrapTight wrapText="bothSides">
              <wp:wrapPolygon edited="0">
                <wp:start x="0" y="0"/>
                <wp:lineTo x="0" y="21503"/>
                <wp:lineTo x="21554" y="21503"/>
                <wp:lineTo x="21554" y="0"/>
                <wp:lineTo x="0" y="0"/>
              </wp:wrapPolygon>
            </wp:wrapTight>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4"/>
                    <a:stretch>
                      <a:fillRect/>
                    </a:stretch>
                  </pic:blipFill>
                  <pic:spPr>
                    <a:xfrm>
                      <a:off x="0" y="0"/>
                      <a:ext cx="5943600" cy="3661410"/>
                    </a:xfrm>
                    <a:prstGeom prst="rect">
                      <a:avLst/>
                    </a:prstGeom>
                  </pic:spPr>
                </pic:pic>
              </a:graphicData>
            </a:graphic>
            <wp14:sizeRelH relativeFrom="page">
              <wp14:pctWidth>0</wp14:pctWidth>
            </wp14:sizeRelH>
            <wp14:sizeRelV relativeFrom="page">
              <wp14:pctHeight>0</wp14:pctHeight>
            </wp14:sizeRelV>
          </wp:anchor>
        </w:drawing>
      </w:r>
      <w:r w:rsidR="003674C0">
        <w:rPr>
          <w:i/>
          <w:iCs/>
          <w:lang w:val="en-GB"/>
        </w:rPr>
        <w:t>Figure 10: Forest plot of the estimates of the effect of night, block</w:t>
      </w:r>
      <w:r w:rsidR="00AD6F6C">
        <w:rPr>
          <w:i/>
          <w:iCs/>
          <w:lang w:val="en-GB"/>
        </w:rPr>
        <w:t xml:space="preserve"> (excluding the first block)</w:t>
      </w:r>
      <w:r w:rsidR="003674C0">
        <w:rPr>
          <w:i/>
          <w:iCs/>
          <w:lang w:val="en-GB"/>
        </w:rPr>
        <w:t xml:space="preserve">, bin and their two-way interactions on the </w:t>
      </w:r>
      <w:proofErr w:type="spellStart"/>
      <w:r w:rsidR="003674C0">
        <w:rPr>
          <w:i/>
          <w:iCs/>
          <w:lang w:val="en-GB"/>
        </w:rPr>
        <w:t>Prop</w:t>
      </w:r>
      <w:r w:rsidR="003674C0">
        <w:rPr>
          <w:i/>
          <w:iCs/>
          <w:vertAlign w:val="subscript"/>
          <w:lang w:val="en-GB"/>
        </w:rPr>
        <w:t>rew</w:t>
      </w:r>
      <w:proofErr w:type="spellEnd"/>
      <w:r w:rsidR="003674C0">
        <w:rPr>
          <w:i/>
          <w:iCs/>
          <w:lang w:val="en-GB"/>
        </w:rPr>
        <w:t xml:space="preserve">. Circles represent the means of the posterior distributions of the </w:t>
      </w:r>
      <w:r w:rsidR="00B77B3D">
        <w:rPr>
          <w:i/>
          <w:iCs/>
          <w:lang w:val="en-GB"/>
        </w:rPr>
        <w:t xml:space="preserve">intercept and </w:t>
      </w:r>
      <w:r w:rsidR="003674C0">
        <w:rPr>
          <w:i/>
          <w:iCs/>
          <w:lang w:val="en-GB"/>
        </w:rPr>
        <w:t>slope coefficients, thick horizontal lines represent 50% credible intervals, and thin horizontal lines 89% credible intervals. The numbers in bold are the means of the posterior distributions and 89% credible interval</w:t>
      </w:r>
      <w:r w:rsidR="00886F4B" w:rsidRPr="00886F4B">
        <w:rPr>
          <w:i/>
          <w:iCs/>
          <w:lang w:val="en-GB"/>
        </w:rPr>
        <w:t xml:space="preserve"> </w:t>
      </w:r>
    </w:p>
    <w:p w14:paraId="4F616A54" w14:textId="17C38DB3" w:rsidR="003674C0" w:rsidRDefault="00886F4B" w:rsidP="0017467E">
      <w:pPr>
        <w:pStyle w:val="BodyText"/>
        <w:spacing w:line="360" w:lineRule="auto"/>
        <w:rPr>
          <w:i/>
          <w:iCs/>
          <w:lang w:val="en-GB"/>
        </w:rPr>
      </w:pPr>
      <w:commentRangeStart w:id="53"/>
      <w:commentRangeStart w:id="54"/>
      <w:r>
        <w:rPr>
          <w:i/>
          <w:iCs/>
          <w:lang w:val="en-GB"/>
        </w:rPr>
        <w:lastRenderedPageBreak/>
        <w:t xml:space="preserve">Figure 11: a) Conditional effects of experimental night on the </w:t>
      </w:r>
      <w:proofErr w:type="spellStart"/>
      <w:r>
        <w:rPr>
          <w:i/>
          <w:iCs/>
          <w:lang w:val="en-GB"/>
        </w:rPr>
        <w:t>Prop</w:t>
      </w:r>
      <w:r>
        <w:rPr>
          <w:i/>
          <w:iCs/>
          <w:vertAlign w:val="subscript"/>
          <w:lang w:val="en-GB"/>
        </w:rPr>
        <w:t>rew</w:t>
      </w:r>
      <w:proofErr w:type="spellEnd"/>
      <w:r>
        <w:rPr>
          <w:i/>
          <w:iCs/>
          <w:lang w:val="en-GB"/>
        </w:rPr>
        <w:t xml:space="preserve"> b) Conditional effects of block on the </w:t>
      </w:r>
      <w:proofErr w:type="spellStart"/>
      <w:r>
        <w:rPr>
          <w:i/>
          <w:iCs/>
          <w:lang w:val="en-GB"/>
        </w:rPr>
        <w:t>Prop</w:t>
      </w:r>
      <w:r>
        <w:rPr>
          <w:i/>
          <w:iCs/>
          <w:vertAlign w:val="subscript"/>
          <w:lang w:val="en-GB"/>
        </w:rPr>
        <w:t>rew</w:t>
      </w:r>
      <w:proofErr w:type="spellEnd"/>
      <w:r>
        <w:rPr>
          <w:i/>
          <w:iCs/>
          <w:lang w:val="en-GB"/>
        </w:rPr>
        <w:t xml:space="preserve"> c) Conditional effects of bin on the </w:t>
      </w:r>
      <w:proofErr w:type="spellStart"/>
      <w:r>
        <w:rPr>
          <w:i/>
          <w:iCs/>
          <w:lang w:val="en-GB"/>
        </w:rPr>
        <w:t>Prop</w:t>
      </w:r>
      <w:r>
        <w:rPr>
          <w:i/>
          <w:iCs/>
          <w:vertAlign w:val="subscript"/>
          <w:lang w:val="en-GB"/>
        </w:rPr>
        <w:t>rew</w:t>
      </w:r>
      <w:proofErr w:type="spellEnd"/>
      <w:r>
        <w:rPr>
          <w:i/>
          <w:iCs/>
          <w:lang w:val="en-GB"/>
        </w:rPr>
        <w:t xml:space="preserve"> d) Conditional effects of the interaction of night and block on the </w:t>
      </w:r>
      <w:proofErr w:type="spellStart"/>
      <w:r>
        <w:rPr>
          <w:i/>
          <w:iCs/>
          <w:lang w:val="en-GB"/>
        </w:rPr>
        <w:t>Prop</w:t>
      </w:r>
      <w:r>
        <w:rPr>
          <w:i/>
          <w:iCs/>
          <w:vertAlign w:val="subscript"/>
          <w:lang w:val="en-GB"/>
        </w:rPr>
        <w:t>rew</w:t>
      </w:r>
      <w:proofErr w:type="spellEnd"/>
      <w:r>
        <w:rPr>
          <w:i/>
          <w:iCs/>
          <w:lang w:val="en-GB"/>
        </w:rPr>
        <w:t xml:space="preserve"> e) Conditional effects of the interaction of block and bin on the </w:t>
      </w:r>
      <w:proofErr w:type="spellStart"/>
      <w:r>
        <w:rPr>
          <w:i/>
          <w:iCs/>
          <w:lang w:val="en-GB"/>
        </w:rPr>
        <w:t>Prop</w:t>
      </w:r>
      <w:r>
        <w:rPr>
          <w:i/>
          <w:iCs/>
          <w:vertAlign w:val="subscript"/>
          <w:lang w:val="en-GB"/>
        </w:rPr>
        <w:t>rew</w:t>
      </w:r>
      <w:proofErr w:type="spellEnd"/>
      <w:r>
        <w:rPr>
          <w:i/>
          <w:iCs/>
          <w:lang w:val="en-GB"/>
        </w:rPr>
        <w:t xml:space="preserve"> f) Conditional effects of the interaction of night and bin on the </w:t>
      </w:r>
      <w:proofErr w:type="spellStart"/>
      <w:r>
        <w:rPr>
          <w:i/>
          <w:iCs/>
          <w:lang w:val="en-GB"/>
        </w:rPr>
        <w:t>Prop</w:t>
      </w:r>
      <w:r>
        <w:rPr>
          <w:i/>
          <w:iCs/>
          <w:vertAlign w:val="subscript"/>
          <w:lang w:val="en-GB"/>
        </w:rPr>
        <w:t>rew</w:t>
      </w:r>
      <w:commentRangeEnd w:id="53"/>
      <w:proofErr w:type="spellEnd"/>
      <w:r>
        <w:rPr>
          <w:rStyle w:val="CommentReference"/>
        </w:rPr>
        <w:commentReference w:id="53"/>
      </w:r>
      <w:commentRangeEnd w:id="54"/>
      <w:r w:rsidR="007331A7">
        <w:rPr>
          <w:rStyle w:val="CommentReference"/>
        </w:rPr>
        <w:commentReference w:id="54"/>
      </w:r>
    </w:p>
    <w:p w14:paraId="0B7FD15A" w14:textId="757C6943" w:rsidR="00C17A43" w:rsidRDefault="00795B13" w:rsidP="005C6A2D">
      <w:pPr>
        <w:pStyle w:val="Heading1"/>
        <w:spacing w:line="360" w:lineRule="auto"/>
        <w:rPr>
          <w:lang w:val="en-GB"/>
        </w:rPr>
      </w:pPr>
      <w:r>
        <w:rPr>
          <w:lang w:val="en-GB"/>
        </w:rPr>
        <w:t>Discussion</w:t>
      </w:r>
    </w:p>
    <w:p w14:paraId="14A13C0B" w14:textId="2C360D3B" w:rsidR="002E0F0F" w:rsidRDefault="0052238C" w:rsidP="002E0F0F">
      <w:pPr>
        <w:pStyle w:val="BodyText"/>
        <w:spacing w:line="360" w:lineRule="auto"/>
        <w:rPr>
          <w:lang w:val="en-GB"/>
        </w:rPr>
      </w:pPr>
      <w:r>
        <w:rPr>
          <w:lang w:val="en-GB"/>
        </w:rPr>
        <w:t>In our experiment wild nectar-feeding bats participated in a spatial serial reversal learning task</w:t>
      </w:r>
      <w:r w:rsidR="006828D8">
        <w:rPr>
          <w:lang w:val="en-GB"/>
        </w:rPr>
        <w:t xml:space="preserve"> with two potentially rewarding options that repeatedly alternated their rewarding properties</w:t>
      </w:r>
      <w:r>
        <w:rPr>
          <w:lang w:val="en-GB"/>
        </w:rPr>
        <w:t xml:space="preserve">. </w:t>
      </w:r>
      <w:r w:rsidR="001145F6">
        <w:rPr>
          <w:lang w:val="en-GB"/>
        </w:rPr>
        <w:t>We found that the bats quickly located the rewarding location</w:t>
      </w:r>
      <w:r w:rsidR="006828D8">
        <w:rPr>
          <w:lang w:val="en-GB"/>
        </w:rPr>
        <w:t xml:space="preserve"> and made most of their visits to it.</w:t>
      </w:r>
      <w:r w:rsidR="002E0F0F" w:rsidRPr="002E0F0F">
        <w:rPr>
          <w:lang w:val="en-GB"/>
        </w:rPr>
        <w:t xml:space="preserve"> </w:t>
      </w:r>
      <w:r w:rsidR="00784946">
        <w:rPr>
          <w:lang w:val="en-GB"/>
        </w:rPr>
        <w:t>The</w:t>
      </w:r>
      <w:r w:rsidR="002E0F0F">
        <w:rPr>
          <w:lang w:val="en-GB"/>
        </w:rPr>
        <w:t xml:space="preserve"> bats responded to their accumulating experience of reinforcement and lack of reinforcement in the serial reversal learning task by switching to the </w:t>
      </w:r>
      <w:proofErr w:type="gramStart"/>
      <w:r w:rsidR="002E0F0F">
        <w:rPr>
          <w:lang w:val="en-GB"/>
        </w:rPr>
        <w:t>newly-rewarding</w:t>
      </w:r>
      <w:proofErr w:type="gramEnd"/>
      <w:r w:rsidR="002E0F0F">
        <w:rPr>
          <w:lang w:val="en-GB"/>
        </w:rPr>
        <w:t xml:space="preserve"> option more swiftly and making a majority but decreasing number of their visits to the rewarding flower over the course of the night. </w:t>
      </w:r>
    </w:p>
    <w:p w14:paraId="72EB19D3" w14:textId="4165D268" w:rsidR="003E3CA6" w:rsidRDefault="003E3CA6" w:rsidP="005C6A2D">
      <w:pPr>
        <w:pStyle w:val="BodyText"/>
        <w:spacing w:line="360" w:lineRule="auto"/>
        <w:rPr>
          <w:lang w:val="en-GB"/>
        </w:rPr>
      </w:pPr>
      <w:r>
        <w:rPr>
          <w:lang w:val="en-GB"/>
        </w:rPr>
        <w:t xml:space="preserve">The first aim of our experiment was to see if the bats showed first-order learning by responding to the change in the </w:t>
      </w:r>
      <w:commentRangeStart w:id="55"/>
      <w:commentRangeStart w:id="56"/>
      <w:r>
        <w:rPr>
          <w:lang w:val="en-GB"/>
        </w:rPr>
        <w:t xml:space="preserve">flowers’ rewarding properties. </w:t>
      </w:r>
      <w:r w:rsidR="00241307">
        <w:rPr>
          <w:lang w:val="en-GB"/>
        </w:rPr>
        <w:t xml:space="preserve">This seemed </w:t>
      </w:r>
      <w:r w:rsidR="00BE5C33">
        <w:rPr>
          <w:lang w:val="en-GB"/>
        </w:rPr>
        <w:t xml:space="preserve">unambiguously </w:t>
      </w:r>
      <w:r w:rsidR="00241307">
        <w:rPr>
          <w:lang w:val="en-GB"/>
        </w:rPr>
        <w:t>to be the cas</w:t>
      </w:r>
      <w:r w:rsidR="001E3F14">
        <w:rPr>
          <w:lang w:val="en-GB"/>
        </w:rPr>
        <w:t>e</w:t>
      </w:r>
      <w:r w:rsidR="00CA2D36">
        <w:rPr>
          <w:lang w:val="en-GB"/>
        </w:rPr>
        <w:t xml:space="preserve"> (Figure 2)</w:t>
      </w:r>
      <w:r w:rsidR="001E3F14">
        <w:rPr>
          <w:lang w:val="en-GB"/>
        </w:rPr>
        <w:t>. The difference between something and nothing</w:t>
      </w:r>
      <w:r w:rsidR="008D52A6">
        <w:rPr>
          <w:lang w:val="en-GB"/>
        </w:rPr>
        <w:t xml:space="preserve"> (</w:t>
      </w:r>
      <w:r w:rsidR="001E3F14">
        <w:rPr>
          <w:lang w:val="en-GB"/>
        </w:rPr>
        <w:t xml:space="preserve">which </w:t>
      </w:r>
      <w:r w:rsidR="008D52A6">
        <w:rPr>
          <w:lang w:val="en-GB"/>
        </w:rPr>
        <w:t xml:space="preserve">was </w:t>
      </w:r>
      <w:r w:rsidR="001E3F14">
        <w:rPr>
          <w:lang w:val="en-GB"/>
        </w:rPr>
        <w:t xml:space="preserve">the choice </w:t>
      </w:r>
      <w:r w:rsidR="008D52A6">
        <w:rPr>
          <w:lang w:val="en-GB"/>
        </w:rPr>
        <w:t>presented by the experiment)</w:t>
      </w:r>
      <w:r w:rsidR="001E3F14">
        <w:rPr>
          <w:lang w:val="en-GB"/>
        </w:rPr>
        <w:t xml:space="preserve"> is</w:t>
      </w:r>
      <w:r w:rsidR="00F766B6">
        <w:rPr>
          <w:lang w:val="en-GB"/>
        </w:rPr>
        <w:t xml:space="preserve"> the </w:t>
      </w:r>
      <w:r w:rsidR="001E3F14">
        <w:rPr>
          <w:lang w:val="en-GB"/>
        </w:rPr>
        <w:t>easiest possible d</w:t>
      </w:r>
      <w:r w:rsidR="00F766B6">
        <w:rPr>
          <w:lang w:val="en-GB"/>
        </w:rPr>
        <w:t>iscrimination test</w:t>
      </w:r>
      <w:r w:rsidR="008D52A6">
        <w:rPr>
          <w:lang w:val="en-GB"/>
        </w:rPr>
        <w:t xml:space="preserve"> and t</w:t>
      </w:r>
      <w:r w:rsidR="00F766B6">
        <w:rPr>
          <w:lang w:val="en-GB"/>
        </w:rPr>
        <w:t>he bats showed a near-exclusive preference for the rewarding option</w:t>
      </w:r>
      <w:r w:rsidR="00F8252A">
        <w:rPr>
          <w:lang w:val="en-GB"/>
        </w:rPr>
        <w:t xml:space="preserve"> on all three nights</w:t>
      </w:r>
      <w:r w:rsidR="00F766B6">
        <w:rPr>
          <w:lang w:val="en-GB"/>
        </w:rPr>
        <w:t xml:space="preserve">. As the rewarding properties reversed between the two flowers, the bats re-established </w:t>
      </w:r>
      <w:r w:rsidR="00784946">
        <w:rPr>
          <w:lang w:val="en-GB"/>
        </w:rPr>
        <w:t xml:space="preserve">a </w:t>
      </w:r>
      <w:r w:rsidR="00F766B6">
        <w:rPr>
          <w:lang w:val="en-GB"/>
        </w:rPr>
        <w:t>high preference for the rewarding flower</w:t>
      </w:r>
      <w:r w:rsidR="00F8252A">
        <w:rPr>
          <w:lang w:val="en-GB"/>
        </w:rPr>
        <w:t xml:space="preserve"> by the first </w:t>
      </w:r>
      <w:r w:rsidR="003E799D">
        <w:rPr>
          <w:lang w:val="en-GB"/>
        </w:rPr>
        <w:t xml:space="preserve">bin of </w:t>
      </w:r>
      <w:r w:rsidR="00F8252A">
        <w:rPr>
          <w:lang w:val="en-GB"/>
        </w:rPr>
        <w:t>ten visits after a reversal and maintained it until the next reversal.</w:t>
      </w:r>
      <w:r w:rsidR="003E799D">
        <w:rPr>
          <w:lang w:val="en-GB"/>
        </w:rPr>
        <w:t xml:space="preserve"> </w:t>
      </w:r>
      <w:r w:rsidR="00F8252A">
        <w:rPr>
          <w:lang w:val="en-GB"/>
        </w:rPr>
        <w:t xml:space="preserve"> </w:t>
      </w:r>
      <w:commentRangeEnd w:id="55"/>
      <w:r w:rsidR="0094466D">
        <w:rPr>
          <w:rStyle w:val="CommentReference"/>
        </w:rPr>
        <w:commentReference w:id="55"/>
      </w:r>
      <w:commentRangeEnd w:id="56"/>
      <w:r w:rsidR="007331A7">
        <w:rPr>
          <w:rStyle w:val="CommentReference"/>
        </w:rPr>
        <w:commentReference w:id="56"/>
      </w:r>
    </w:p>
    <w:p w14:paraId="323ACEC9" w14:textId="4F1C3CB1" w:rsidR="007C46D8" w:rsidRDefault="00F8252A" w:rsidP="007C46D8">
      <w:pPr>
        <w:pStyle w:val="BodyText"/>
        <w:spacing w:line="360" w:lineRule="auto"/>
        <w:rPr>
          <w:lang w:val="en-GB"/>
        </w:rPr>
      </w:pPr>
      <w:r>
        <w:rPr>
          <w:lang w:val="en-GB"/>
        </w:rPr>
        <w:t xml:space="preserve">The second aim of our </w:t>
      </w:r>
      <w:r w:rsidR="003E799D">
        <w:rPr>
          <w:lang w:val="en-GB"/>
        </w:rPr>
        <w:t>experiment was to see if the bats</w:t>
      </w:r>
      <w:r w:rsidR="0083298B">
        <w:rPr>
          <w:lang w:val="en-GB"/>
        </w:rPr>
        <w:t>’ behaviour</w:t>
      </w:r>
      <w:r w:rsidR="003E799D">
        <w:rPr>
          <w:lang w:val="en-GB"/>
        </w:rPr>
        <w:t xml:space="preserve"> </w:t>
      </w:r>
      <w:r w:rsidR="0083298B">
        <w:rPr>
          <w:lang w:val="en-GB"/>
        </w:rPr>
        <w:t xml:space="preserve">indicated </w:t>
      </w:r>
      <w:r w:rsidR="00A9555E">
        <w:rPr>
          <w:lang w:val="en-GB"/>
        </w:rPr>
        <w:t xml:space="preserve">a change that was due to their repeated experience of reversing reward properties. We detected two such behavioural changes: </w:t>
      </w:r>
      <w:commentRangeStart w:id="57"/>
      <w:commentRangeStart w:id="58"/>
      <w:r w:rsidR="00A9555E">
        <w:rPr>
          <w:lang w:val="en-GB"/>
        </w:rPr>
        <w:t>a decrease in the visits to the rewarding flower from the start to the end of each night;</w:t>
      </w:r>
      <w:commentRangeEnd w:id="57"/>
      <w:r w:rsidR="0094466D">
        <w:rPr>
          <w:rStyle w:val="CommentReference"/>
        </w:rPr>
        <w:commentReference w:id="57"/>
      </w:r>
      <w:commentRangeEnd w:id="58"/>
      <w:r w:rsidR="007331A7">
        <w:rPr>
          <w:rStyle w:val="CommentReference"/>
        </w:rPr>
        <w:commentReference w:id="58"/>
      </w:r>
      <w:r w:rsidR="00A9555E">
        <w:rPr>
          <w:lang w:val="en-GB"/>
        </w:rPr>
        <w:t xml:space="preserve"> and an increase in the visits to the rewarding flower across the three experimental nights</w:t>
      </w:r>
      <w:r w:rsidR="009C4C7E">
        <w:rPr>
          <w:lang w:val="en-GB"/>
        </w:rPr>
        <w:t xml:space="preserve"> (Figure 6 and Figure 7)</w:t>
      </w:r>
      <w:r w:rsidR="00A9555E">
        <w:rPr>
          <w:lang w:val="en-GB"/>
        </w:rPr>
        <w:t xml:space="preserve">. The latter was a </w:t>
      </w:r>
      <w:r w:rsidR="00FC5841">
        <w:rPr>
          <w:lang w:val="en-GB"/>
        </w:rPr>
        <w:t>small effect</w:t>
      </w:r>
      <w:r w:rsidR="00A9555E">
        <w:rPr>
          <w:lang w:val="en-GB"/>
        </w:rPr>
        <w:t xml:space="preserve"> compared to the former, probably because of a ceiling effect – the bats were making a </w:t>
      </w:r>
      <w:r w:rsidR="002131C7">
        <w:rPr>
          <w:lang w:val="en-GB"/>
        </w:rPr>
        <w:t xml:space="preserve">high </w:t>
      </w:r>
      <w:r w:rsidR="00A9555E">
        <w:rPr>
          <w:lang w:val="en-GB"/>
        </w:rPr>
        <w:t>enough number of visits to the rewarding flower that</w:t>
      </w:r>
      <w:r w:rsidR="002131C7">
        <w:rPr>
          <w:lang w:val="en-GB"/>
        </w:rPr>
        <w:t xml:space="preserve"> any further increase had to be relatively small</w:t>
      </w:r>
      <w:r w:rsidR="00FC5841">
        <w:rPr>
          <w:lang w:val="en-GB"/>
        </w:rPr>
        <w:t>, especially when there were only three nights in total</w:t>
      </w:r>
      <w:r w:rsidR="002131C7">
        <w:rPr>
          <w:lang w:val="en-GB"/>
        </w:rPr>
        <w:t xml:space="preserve">. </w:t>
      </w:r>
      <w:r w:rsidR="007F41F9">
        <w:rPr>
          <w:lang w:val="en-GB"/>
        </w:rPr>
        <w:t xml:space="preserve">Much more interesting is the </w:t>
      </w:r>
      <w:r w:rsidR="007F41F9">
        <w:rPr>
          <w:lang w:val="en-GB"/>
        </w:rPr>
        <w:lastRenderedPageBreak/>
        <w:t>decrease</w:t>
      </w:r>
      <w:r w:rsidR="002131C7">
        <w:rPr>
          <w:lang w:val="en-GB"/>
        </w:rPr>
        <w:t xml:space="preserve"> in the number of visits to the rewarding flower over the course of an experimental </w:t>
      </w:r>
      <w:r w:rsidR="007F41F9">
        <w:rPr>
          <w:lang w:val="en-GB"/>
        </w:rPr>
        <w:t xml:space="preserve">night. </w:t>
      </w:r>
      <w:r w:rsidR="001C6F9C">
        <w:rPr>
          <w:lang w:val="en-GB"/>
        </w:rPr>
        <w:t xml:space="preserve">Exploring this effect showed that on the first night, when the bats experienced reversals for the first time, </w:t>
      </w:r>
      <w:r w:rsidR="007C70B3">
        <w:rPr>
          <w:lang w:val="en-GB"/>
        </w:rPr>
        <w:t xml:space="preserve">at the start of the night </w:t>
      </w:r>
      <w:r w:rsidR="001C6F9C">
        <w:rPr>
          <w:lang w:val="en-GB"/>
        </w:rPr>
        <w:t>the bats made almost all their visits to the rewarding flower</w:t>
      </w:r>
      <w:r w:rsidR="007C70B3">
        <w:rPr>
          <w:lang w:val="en-GB"/>
        </w:rPr>
        <w:t xml:space="preserve"> </w:t>
      </w:r>
      <w:r w:rsidR="009C4C7E">
        <w:rPr>
          <w:lang w:val="en-GB"/>
        </w:rPr>
        <w:t>(Figure 8 and Figure 9)</w:t>
      </w:r>
      <w:r w:rsidR="001C6F9C">
        <w:rPr>
          <w:lang w:val="en-GB"/>
        </w:rPr>
        <w:t>. When the bats experienced a reversal for the first time in the experiment, i.e., in the second block of the first night, the number of visits to the rewarding flower decreased greatly, and then with subsequent experience of reversals in that night, increased again to a near-exclusive preference. On the second and third night, the largest number of visits to the rewarding flower occurred again in the first block before any reversals had occurred on that night.</w:t>
      </w:r>
      <w:r w:rsidR="00953AC5">
        <w:rPr>
          <w:lang w:val="en-GB"/>
        </w:rPr>
        <w:t xml:space="preserve"> </w:t>
      </w:r>
      <w:r w:rsidR="007C46D8">
        <w:rPr>
          <w:lang w:val="en-GB"/>
        </w:rPr>
        <w:t>The</w:t>
      </w:r>
      <w:r w:rsidR="00EC69E8">
        <w:rPr>
          <w:lang w:val="en-GB"/>
        </w:rPr>
        <w:t xml:space="preserve"> </w:t>
      </w:r>
      <w:r w:rsidR="007C46D8">
        <w:rPr>
          <w:lang w:val="en-GB"/>
        </w:rPr>
        <w:t>decrease in visits to the rewarding flower</w:t>
      </w:r>
      <w:r w:rsidR="00500902">
        <w:rPr>
          <w:lang w:val="en-GB"/>
        </w:rPr>
        <w:t xml:space="preserve"> </w:t>
      </w:r>
      <w:r w:rsidR="00EC69E8">
        <w:rPr>
          <w:lang w:val="en-GB"/>
        </w:rPr>
        <w:t>when the first reversal was experienced was significant (Figure 9b and Figure 9c), but quite small for the following reversals</w:t>
      </w:r>
      <w:r w:rsidR="007C46D8">
        <w:rPr>
          <w:lang w:val="en-GB"/>
        </w:rPr>
        <w:t xml:space="preserve"> (Figure 7d and Figure 10d</w:t>
      </w:r>
      <w:r w:rsidR="00EC69E8">
        <w:rPr>
          <w:lang w:val="en-GB"/>
        </w:rPr>
        <w:t>). The decreasing effect of block on the visits to the rewarding flower over the course of a night was likely artefactual,</w:t>
      </w:r>
      <w:r w:rsidR="007C46D8">
        <w:rPr>
          <w:lang w:val="en-GB"/>
        </w:rPr>
        <w:t xml:space="preserve"> driven by the high number of rewarded visits made before the first reversal of each night. Alternatively, the decrease in visits to the rewarding flower with each successive reversal is consistent with two potential explanations: a response to the increasing experience of no reinforcement as each reversal occurs; or an increase in the number of exploratory visits: visits to a location previously experienced as non-rewarding.</w:t>
      </w:r>
    </w:p>
    <w:p w14:paraId="1FD18497" w14:textId="0AA7034A" w:rsidR="00EB0DC1" w:rsidRDefault="005E0F28" w:rsidP="00EB0DC1">
      <w:pPr>
        <w:pStyle w:val="BodyText"/>
        <w:spacing w:line="360" w:lineRule="auto"/>
        <w:rPr>
          <w:lang w:val="en-GB"/>
        </w:rPr>
      </w:pPr>
      <w:r>
        <w:rPr>
          <w:lang w:val="en-GB"/>
        </w:rPr>
        <w:t xml:space="preserve">The third aim of the experiment was to see whether the bats’ choice behaviour approached the optimal strategy of one error per reversal. The number of visits immediately after a reversal to the </w:t>
      </w:r>
      <w:proofErr w:type="gramStart"/>
      <w:r>
        <w:rPr>
          <w:lang w:val="en-GB"/>
        </w:rPr>
        <w:t>previously-rewarding</w:t>
      </w:r>
      <w:proofErr w:type="gramEnd"/>
      <w:r>
        <w:rPr>
          <w:lang w:val="en-GB"/>
        </w:rPr>
        <w:t xml:space="preserve"> flower before the first visit to the newly-rewarding flower, which we term perseverative visits, did in fact decrease on the first night but reached a plateau by the second night and did not decrease further</w:t>
      </w:r>
      <w:r w:rsidR="00741CF1">
        <w:rPr>
          <w:lang w:val="en-GB"/>
        </w:rPr>
        <w:t xml:space="preserve"> (Figure 3 and Figure 4)</w:t>
      </w:r>
      <w:r>
        <w:rPr>
          <w:lang w:val="en-GB"/>
        </w:rPr>
        <w:t>.</w:t>
      </w:r>
      <w:r w:rsidR="00784946">
        <w:rPr>
          <w:lang w:val="en-GB"/>
        </w:rPr>
        <w:t xml:space="preserve"> </w:t>
      </w:r>
      <w:r w:rsidR="007048EF">
        <w:rPr>
          <w:lang w:val="en-GB"/>
        </w:rPr>
        <w:t xml:space="preserve">The number of perseverative visits is </w:t>
      </w:r>
      <w:r w:rsidR="0062024C">
        <w:rPr>
          <w:lang w:val="en-GB"/>
        </w:rPr>
        <w:t xml:space="preserve">distinct </w:t>
      </w:r>
      <w:r w:rsidR="007048EF">
        <w:rPr>
          <w:lang w:val="en-GB"/>
        </w:rPr>
        <w:t>from the number of visits to the rewarding flower in the first bin of ten visits of a block</w:t>
      </w:r>
      <w:r w:rsidR="0062024C">
        <w:rPr>
          <w:lang w:val="en-GB"/>
        </w:rPr>
        <w:t xml:space="preserve">, and we </w:t>
      </w:r>
      <w:r w:rsidR="00BB6648">
        <w:rPr>
          <w:lang w:val="en-GB"/>
        </w:rPr>
        <w:t xml:space="preserve">infer </w:t>
      </w:r>
      <w:r w:rsidR="00784946">
        <w:rPr>
          <w:lang w:val="en-GB"/>
        </w:rPr>
        <w:t xml:space="preserve">from </w:t>
      </w:r>
      <w:r w:rsidR="007048EF">
        <w:rPr>
          <w:lang w:val="en-GB"/>
        </w:rPr>
        <w:t>the decrease in the former</w:t>
      </w:r>
      <w:r w:rsidR="00784946">
        <w:rPr>
          <w:lang w:val="en-GB"/>
        </w:rPr>
        <w:t xml:space="preserve"> </w:t>
      </w:r>
      <w:r w:rsidR="001F035E">
        <w:rPr>
          <w:lang w:val="en-GB"/>
        </w:rPr>
        <w:t>that a</w:t>
      </w:r>
      <w:r w:rsidR="00BB6648">
        <w:rPr>
          <w:lang w:val="en-GB"/>
        </w:rPr>
        <w:t xml:space="preserve"> limited amount of </w:t>
      </w:r>
      <w:r w:rsidR="001C6F9C">
        <w:rPr>
          <w:lang w:val="en-GB"/>
        </w:rPr>
        <w:t>higher</w:t>
      </w:r>
      <w:r w:rsidR="00EC69E8">
        <w:rPr>
          <w:lang w:val="en-GB"/>
        </w:rPr>
        <w:t>-</w:t>
      </w:r>
      <w:r w:rsidR="001C6F9C">
        <w:rPr>
          <w:lang w:val="en-GB"/>
        </w:rPr>
        <w:t xml:space="preserve">order learning </w:t>
      </w:r>
      <w:r w:rsidR="00BB6648">
        <w:rPr>
          <w:lang w:val="en-GB"/>
        </w:rPr>
        <w:t>occurred</w:t>
      </w:r>
      <w:r w:rsidR="002D34AA">
        <w:rPr>
          <w:lang w:val="en-GB"/>
        </w:rPr>
        <w:t xml:space="preserve">. This is interesting grounds for further exploration. A </w:t>
      </w:r>
      <w:r w:rsidR="00EB0DC1">
        <w:rPr>
          <w:lang w:val="en-GB"/>
        </w:rPr>
        <w:t xml:space="preserve">strong test of higher-order rule-learning is the transfer of improved performance at the serial reversal task from one sensory modality to another (Bond et al., 2007). </w:t>
      </w:r>
      <w:r w:rsidR="00F3159A">
        <w:rPr>
          <w:lang w:val="en-GB"/>
        </w:rPr>
        <w:t>A follow-up experiment</w:t>
      </w:r>
      <w:commentRangeStart w:id="59"/>
      <w:commentRangeStart w:id="60"/>
      <w:r w:rsidR="00EB0DC1">
        <w:rPr>
          <w:lang w:val="en-GB"/>
        </w:rPr>
        <w:t xml:space="preserve"> would be to examine if bats </w:t>
      </w:r>
      <w:r w:rsidR="002D34AA">
        <w:rPr>
          <w:lang w:val="en-GB"/>
        </w:rPr>
        <w:t xml:space="preserve">that </w:t>
      </w:r>
      <w:r w:rsidR="001A2E5B">
        <w:rPr>
          <w:lang w:val="en-GB"/>
        </w:rPr>
        <w:t>show a decrease in perseverative errors on a serial reversal task on one sensory modality</w:t>
      </w:r>
      <w:r w:rsidR="00F3159A">
        <w:rPr>
          <w:lang w:val="en-GB"/>
        </w:rPr>
        <w:t xml:space="preserve"> (</w:t>
      </w:r>
      <w:r w:rsidR="00EB0DC1">
        <w:rPr>
          <w:lang w:val="en-GB"/>
        </w:rPr>
        <w:t>say spatial location</w:t>
      </w:r>
      <w:r w:rsidR="00F3159A">
        <w:rPr>
          <w:lang w:val="en-GB"/>
        </w:rPr>
        <w:t>)</w:t>
      </w:r>
      <w:r w:rsidR="00EB0DC1">
        <w:rPr>
          <w:lang w:val="en-GB"/>
        </w:rPr>
        <w:t xml:space="preserve"> </w:t>
      </w:r>
      <w:r w:rsidR="004C09F8">
        <w:rPr>
          <w:lang w:val="en-GB"/>
        </w:rPr>
        <w:t xml:space="preserve">show a more rapid decrease in perseverative errors </w:t>
      </w:r>
      <w:r w:rsidR="001A2E5B">
        <w:rPr>
          <w:lang w:val="en-GB"/>
        </w:rPr>
        <w:t xml:space="preserve">on the same task on another sensory </w:t>
      </w:r>
      <w:r w:rsidR="001A2E5B">
        <w:rPr>
          <w:lang w:val="en-GB"/>
        </w:rPr>
        <w:lastRenderedPageBreak/>
        <w:t xml:space="preserve">modality </w:t>
      </w:r>
      <w:r w:rsidR="00F3159A">
        <w:rPr>
          <w:lang w:val="en-GB"/>
        </w:rPr>
        <w:t>(</w:t>
      </w:r>
      <w:r w:rsidR="004C09F8">
        <w:rPr>
          <w:lang w:val="en-GB"/>
        </w:rPr>
        <w:t>say olfactory cues</w:t>
      </w:r>
      <w:commentRangeEnd w:id="59"/>
      <w:r w:rsidR="00EB0DC1">
        <w:rPr>
          <w:rStyle w:val="CommentReference"/>
        </w:rPr>
        <w:commentReference w:id="59"/>
      </w:r>
      <w:commentRangeEnd w:id="60"/>
      <w:r w:rsidR="00F3183C">
        <w:rPr>
          <w:rStyle w:val="CommentReference"/>
        </w:rPr>
        <w:commentReference w:id="60"/>
      </w:r>
      <w:r w:rsidR="00F3159A">
        <w:rPr>
          <w:lang w:val="en-GB"/>
        </w:rPr>
        <w:t>)</w:t>
      </w:r>
      <w:r w:rsidR="001A2E5B">
        <w:rPr>
          <w:lang w:val="en-GB"/>
        </w:rPr>
        <w:t xml:space="preserve">, compared to bats that have only experienced the task on one of these modalities. The positive transfer between these sensory modalities would suggest the capacity to develop a generalized learning strategy. </w:t>
      </w:r>
    </w:p>
    <w:p w14:paraId="57E70E61" w14:textId="6443DEE0" w:rsidR="007673C2" w:rsidRDefault="007422C8" w:rsidP="006402AA">
      <w:pPr>
        <w:pStyle w:val="BodyText"/>
        <w:spacing w:line="360" w:lineRule="auto"/>
        <w:rPr>
          <w:lang w:val="en-GB"/>
        </w:rPr>
      </w:pPr>
      <w:r>
        <w:rPr>
          <w:lang w:val="en-GB"/>
        </w:rPr>
        <w:t xml:space="preserve">When animals receive </w:t>
      </w:r>
      <w:r w:rsidR="009C4B58">
        <w:rPr>
          <w:lang w:val="en-GB"/>
        </w:rPr>
        <w:t xml:space="preserve">a reward, </w:t>
      </w:r>
      <w:r>
        <w:rPr>
          <w:lang w:val="en-GB"/>
        </w:rPr>
        <w:t xml:space="preserve">at a particular location or </w:t>
      </w:r>
      <w:r w:rsidR="009C4B58">
        <w:rPr>
          <w:lang w:val="en-GB"/>
        </w:rPr>
        <w:t xml:space="preserve">associated with a particular cue, they are more likely to return to that location or cue. </w:t>
      </w:r>
      <w:r w:rsidR="007C3508">
        <w:t>As bats were continually confronted with reversals</w:t>
      </w:r>
      <w:r w:rsidR="000604CA">
        <w:t>,</w:t>
      </w:r>
      <w:r w:rsidR="007C3508">
        <w:t xml:space="preserve"> they learned a second reinforced response that was conditioned to another cue: the single or repeated absence of expected reinforcement. </w:t>
      </w:r>
      <w:r w:rsidR="00483F57">
        <w:rPr>
          <w:lang w:val="en-GB"/>
        </w:rPr>
        <w:t xml:space="preserve">Reinforcement learning is the </w:t>
      </w:r>
      <w:r w:rsidR="009F2BE7">
        <w:rPr>
          <w:lang w:val="en-GB"/>
        </w:rPr>
        <w:t xml:space="preserve">likely </w:t>
      </w:r>
      <w:r w:rsidR="00483F57">
        <w:rPr>
          <w:lang w:val="en-GB"/>
        </w:rPr>
        <w:t>mechanism underl</w:t>
      </w:r>
      <w:r w:rsidR="000604CA">
        <w:rPr>
          <w:lang w:val="en-GB"/>
        </w:rPr>
        <w:t>y</w:t>
      </w:r>
      <w:r w:rsidR="00483F57">
        <w:rPr>
          <w:lang w:val="en-GB"/>
        </w:rPr>
        <w:t>ing the win-stay, lose-shift strategy</w:t>
      </w:r>
      <w:r w:rsidR="00047FA9">
        <w:rPr>
          <w:lang w:val="en-GB"/>
        </w:rPr>
        <w:t xml:space="preserve"> and</w:t>
      </w:r>
      <w:r w:rsidR="009C4B58">
        <w:rPr>
          <w:lang w:val="en-GB"/>
        </w:rPr>
        <w:t xml:space="preserve"> </w:t>
      </w:r>
      <w:r w:rsidR="00047FA9">
        <w:t xml:space="preserve">the two conditioned responses acquired through reinforcement learning in this experiment were the win-stay response and the </w:t>
      </w:r>
      <w:proofErr w:type="spellStart"/>
      <w:r w:rsidR="00047FA9">
        <w:t>lose</w:t>
      </w:r>
      <w:proofErr w:type="spellEnd"/>
      <w:r w:rsidR="00047FA9">
        <w:t>-shift</w:t>
      </w:r>
      <w:r w:rsidR="000604CA">
        <w:t xml:space="preserve"> </w:t>
      </w:r>
      <w:r w:rsidR="00047FA9">
        <w:t>response.</w:t>
      </w:r>
      <w:r w:rsidR="00047FA9">
        <w:rPr>
          <w:lang w:val="en-GB"/>
        </w:rPr>
        <w:t xml:space="preserve"> In other words, an</w:t>
      </w:r>
      <w:r w:rsidR="009C4B58">
        <w:rPr>
          <w:lang w:val="en-GB"/>
        </w:rPr>
        <w:t xml:space="preserve"> animal’s tendency to choose a location or cue becomes a</w:t>
      </w:r>
      <w:r w:rsidR="00483F57">
        <w:rPr>
          <w:lang w:val="en-GB"/>
        </w:rPr>
        <w:t xml:space="preserve"> near-</w:t>
      </w:r>
      <w:r w:rsidR="009C4B58">
        <w:rPr>
          <w:lang w:val="en-GB"/>
        </w:rPr>
        <w:t xml:space="preserve">exclusive preference when reinforcement is experienced </w:t>
      </w:r>
      <w:r w:rsidR="00483F57">
        <w:rPr>
          <w:lang w:val="en-GB"/>
        </w:rPr>
        <w:t>once or a few times</w:t>
      </w:r>
      <w:r w:rsidR="009C4B58">
        <w:rPr>
          <w:lang w:val="en-GB"/>
        </w:rPr>
        <w:t xml:space="preserve"> and drops </w:t>
      </w:r>
      <w:r w:rsidR="00483F57">
        <w:rPr>
          <w:lang w:val="en-GB"/>
        </w:rPr>
        <w:t>close to zero</w:t>
      </w:r>
      <w:r w:rsidR="009C4B58">
        <w:rPr>
          <w:lang w:val="en-GB"/>
        </w:rPr>
        <w:t xml:space="preserve"> </w:t>
      </w:r>
      <w:r w:rsidR="006B5143">
        <w:rPr>
          <w:lang w:val="en-GB"/>
        </w:rPr>
        <w:t xml:space="preserve">when a </w:t>
      </w:r>
      <w:r w:rsidR="006B5143">
        <w:rPr>
          <w:i/>
          <w:iCs/>
          <w:lang w:val="en-GB"/>
        </w:rPr>
        <w:t>lack</w:t>
      </w:r>
      <w:r w:rsidR="006B5143">
        <w:rPr>
          <w:lang w:val="en-GB"/>
        </w:rPr>
        <w:t xml:space="preserve"> of reinforcement is experienced once</w:t>
      </w:r>
      <w:r w:rsidR="00483F57">
        <w:rPr>
          <w:lang w:val="en-GB"/>
        </w:rPr>
        <w:t xml:space="preserve"> or a few times</w:t>
      </w:r>
      <w:r w:rsidR="00E56A13">
        <w:rPr>
          <w:lang w:val="en-GB"/>
        </w:rPr>
        <w:t>.</w:t>
      </w:r>
      <w:r w:rsidR="00EF58EE">
        <w:rPr>
          <w:lang w:val="en-GB"/>
        </w:rPr>
        <w:t xml:space="preserve"> </w:t>
      </w:r>
      <w:r w:rsidR="00005BCA">
        <w:rPr>
          <w:lang w:val="en-GB"/>
        </w:rPr>
        <w:t xml:space="preserve">We suggest that on the first night the bats learned the following: the association between the two flowers and the flowers’ potential to give reward (first-order learning); </w:t>
      </w:r>
      <w:r w:rsidR="006C7289">
        <w:rPr>
          <w:lang w:val="en-GB"/>
        </w:rPr>
        <w:t xml:space="preserve">and </w:t>
      </w:r>
      <w:r w:rsidR="00005BCA">
        <w:rPr>
          <w:lang w:val="en-GB"/>
        </w:rPr>
        <w:t xml:space="preserve">the win-stay and lose-shift responses to reinforcement and no reinforcement respectively. The fact that fewer experiences of no reinforcement </w:t>
      </w:r>
      <w:r w:rsidR="00EC69E8">
        <w:rPr>
          <w:lang w:val="en-GB"/>
        </w:rPr>
        <w:t>were</w:t>
      </w:r>
      <w:r w:rsidR="00005BCA">
        <w:rPr>
          <w:lang w:val="en-GB"/>
        </w:rPr>
        <w:t xml:space="preserve"> required to provoke a lose-shift response with each successive reversal </w:t>
      </w:r>
      <w:r w:rsidR="001C56BC">
        <w:rPr>
          <w:lang w:val="en-GB"/>
        </w:rPr>
        <w:t xml:space="preserve">(Figure 3 and Figure 5) </w:t>
      </w:r>
      <w:r w:rsidR="00005BCA">
        <w:rPr>
          <w:lang w:val="en-GB"/>
        </w:rPr>
        <w:t>indicates that second-order learning occurred on the first night as well.</w:t>
      </w:r>
      <w:r w:rsidR="00DA21A6">
        <w:rPr>
          <w:lang w:val="en-GB"/>
        </w:rPr>
        <w:t xml:space="preserve"> </w:t>
      </w:r>
      <w:r w:rsidR="005E18E9">
        <w:rPr>
          <w:lang w:val="en-GB"/>
        </w:rPr>
        <w:t>On the second and third nights the bats were</w:t>
      </w:r>
      <w:r w:rsidR="00DA21A6">
        <w:rPr>
          <w:lang w:val="en-GB"/>
        </w:rPr>
        <w:t xml:space="preserve"> already</w:t>
      </w:r>
      <w:r w:rsidR="00005BCA">
        <w:rPr>
          <w:lang w:val="en-GB"/>
        </w:rPr>
        <w:t xml:space="preserve"> </w:t>
      </w:r>
      <w:r w:rsidR="005E18E9">
        <w:rPr>
          <w:lang w:val="en-GB"/>
        </w:rPr>
        <w:t>acquainted with the potential for reward at two locations</w:t>
      </w:r>
      <w:r w:rsidR="001C56BC">
        <w:rPr>
          <w:lang w:val="en-GB"/>
        </w:rPr>
        <w:t xml:space="preserve">. The </w:t>
      </w:r>
      <w:r w:rsidR="00EB0DC1">
        <w:rPr>
          <w:lang w:val="en-GB"/>
        </w:rPr>
        <w:t>first- and second-order learning from the first night persisted</w:t>
      </w:r>
      <w:r w:rsidR="00E56A13">
        <w:rPr>
          <w:lang w:val="en-GB"/>
        </w:rPr>
        <w:t xml:space="preserve"> over the </w:t>
      </w:r>
      <w:r w:rsidR="007C70B3">
        <w:rPr>
          <w:lang w:val="en-GB"/>
        </w:rPr>
        <w:t xml:space="preserve">later </w:t>
      </w:r>
      <w:r w:rsidR="00E56A13">
        <w:rPr>
          <w:lang w:val="en-GB"/>
        </w:rPr>
        <w:t>nights</w:t>
      </w:r>
      <w:r w:rsidR="00EB0DC1">
        <w:rPr>
          <w:lang w:val="en-GB"/>
        </w:rPr>
        <w:t xml:space="preserve">: the bats showed a </w:t>
      </w:r>
      <w:r w:rsidR="00E56A13">
        <w:rPr>
          <w:lang w:val="en-GB"/>
        </w:rPr>
        <w:t xml:space="preserve">high tendency to visit the rewarding flower and a </w:t>
      </w:r>
      <w:r w:rsidR="00EB0DC1">
        <w:rPr>
          <w:lang w:val="en-GB"/>
        </w:rPr>
        <w:t>lose-shift response to each reversal that was as swift as it was at the end of the first night</w:t>
      </w:r>
      <w:r w:rsidR="008B328E">
        <w:rPr>
          <w:lang w:val="en-GB"/>
        </w:rPr>
        <w:t xml:space="preserve">. </w:t>
      </w:r>
    </w:p>
    <w:p w14:paraId="1573E448" w14:textId="6FBC26DD" w:rsidR="0026740D" w:rsidRDefault="0026740D" w:rsidP="0017467E">
      <w:pPr>
        <w:pStyle w:val="BodyText"/>
        <w:spacing w:line="360" w:lineRule="auto"/>
        <w:rPr>
          <w:lang w:val="en-GB"/>
        </w:rPr>
      </w:pPr>
      <w:r>
        <w:rPr>
          <w:lang w:val="en-GB"/>
        </w:rPr>
        <w:t xml:space="preserve">Our results are consistent with previous work of the same species of bat under natural conditions in the same environment </w:t>
      </w:r>
      <w:commentRangeStart w:id="61"/>
      <w:commentRangeStart w:id="62"/>
      <w:r>
        <w:rPr>
          <w:lang w:val="en-GB"/>
        </w:rPr>
        <w:t>(La Selva Biological Field Station, Costa Rica)</w:t>
      </w:r>
      <w:r w:rsidR="00262923">
        <w:rPr>
          <w:lang w:val="en-GB"/>
        </w:rPr>
        <w:t xml:space="preserve"> (Thiele 2006)</w:t>
      </w:r>
      <w:r>
        <w:rPr>
          <w:lang w:val="en-GB"/>
        </w:rPr>
        <w:t xml:space="preserve">. </w:t>
      </w:r>
      <w:commentRangeEnd w:id="61"/>
      <w:r w:rsidR="00F326FF">
        <w:rPr>
          <w:rStyle w:val="CommentReference"/>
        </w:rPr>
        <w:commentReference w:id="61"/>
      </w:r>
      <w:commentRangeEnd w:id="62"/>
      <w:r w:rsidR="006A2908">
        <w:rPr>
          <w:rStyle w:val="CommentReference"/>
        </w:rPr>
        <w:commentReference w:id="62"/>
      </w:r>
      <w:r>
        <w:rPr>
          <w:lang w:val="en-GB"/>
        </w:rPr>
        <w:t>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w:t>
      </w:r>
      <w:r w:rsidR="00262923">
        <w:rPr>
          <w:lang w:val="en-GB"/>
        </w:rPr>
        <w:t xml:space="preserve">. </w:t>
      </w:r>
      <w:r w:rsidR="005C5750">
        <w:rPr>
          <w:lang w:val="en-GB"/>
        </w:rPr>
        <w:t xml:space="preserve">During </w:t>
      </w:r>
      <w:r>
        <w:rPr>
          <w:lang w:val="en-GB"/>
        </w:rPr>
        <w:t>each night</w:t>
      </w:r>
      <w:r w:rsidR="005C5750">
        <w:rPr>
          <w:lang w:val="en-GB"/>
        </w:rPr>
        <w:t>,</w:t>
      </w:r>
      <w:r>
        <w:rPr>
          <w:lang w:val="en-GB"/>
        </w:rPr>
        <w:t xml:space="preserve"> bats adapted to the changes in resource availability. However, </w:t>
      </w:r>
      <w:commentRangeStart w:id="63"/>
      <w:commentRangeStart w:id="64"/>
      <w:r>
        <w:rPr>
          <w:lang w:val="en-GB"/>
        </w:rPr>
        <w:t>the</w:t>
      </w:r>
      <w:commentRangeEnd w:id="63"/>
      <w:commentRangeEnd w:id="64"/>
      <w:r w:rsidR="00262923">
        <w:rPr>
          <w:lang w:val="en-GB"/>
        </w:rPr>
        <w:t xml:space="preserve"> bats</w:t>
      </w:r>
      <w:r w:rsidR="00F326FF">
        <w:rPr>
          <w:rStyle w:val="CommentReference"/>
        </w:rPr>
        <w:commentReference w:id="63"/>
      </w:r>
      <w:r w:rsidR="006A2908">
        <w:rPr>
          <w:rStyle w:val="CommentReference"/>
        </w:rPr>
        <w:commentReference w:id="64"/>
      </w:r>
      <w:r>
        <w:rPr>
          <w:lang w:val="en-GB"/>
        </w:rPr>
        <w:t xml:space="preserve"> needed four </w:t>
      </w:r>
      <w:r>
        <w:rPr>
          <w:lang w:val="en-GB"/>
        </w:rPr>
        <w:lastRenderedPageBreak/>
        <w:t xml:space="preserve">nights before they had adapted to the underlying recurring, predictable pattern of resource variability. </w:t>
      </w:r>
    </w:p>
    <w:p w14:paraId="16FDD57C" w14:textId="4EAC59B6" w:rsidR="0026740D" w:rsidRDefault="0026740D" w:rsidP="005C6A2D">
      <w:pPr>
        <w:pStyle w:val="BodyText"/>
        <w:spacing w:line="360" w:lineRule="auto"/>
        <w:rPr>
          <w:lang w:val="en-GB"/>
        </w:rPr>
      </w:pPr>
      <w:commentRangeStart w:id="65"/>
      <w:commentRangeStart w:id="66"/>
      <w:r>
        <w:rPr>
          <w:lang w:val="en-GB"/>
        </w:rPr>
        <w:t>In most cases under natural foraging conditions</w:t>
      </w:r>
      <w:r w:rsidR="005C5750">
        <w:rPr>
          <w:lang w:val="en-GB"/>
        </w:rPr>
        <w:t xml:space="preserve">, </w:t>
      </w:r>
      <w:r>
        <w:rPr>
          <w:lang w:val="en-GB"/>
        </w:rPr>
        <w:t>flowers are emptied in a single visit, so win-stay is not often a profitable strategy. There are however certain plants such as species of</w:t>
      </w:r>
      <w:r>
        <w:rPr>
          <w:i/>
          <w:iCs/>
          <w:lang w:val="en-GB"/>
        </w:rPr>
        <w:t xml:space="preserve"> Agave</w:t>
      </w:r>
      <w:r>
        <w:rPr>
          <w:lang w:val="en-GB"/>
        </w:rPr>
        <w:t xml:space="preserve"> or </w:t>
      </w:r>
      <w:proofErr w:type="spellStart"/>
      <w:r>
        <w:rPr>
          <w:i/>
          <w:iCs/>
          <w:lang w:val="en-GB"/>
        </w:rPr>
        <w:t>Vriesea</w:t>
      </w:r>
      <w:proofErr w:type="spellEnd"/>
      <w:r>
        <w:rPr>
          <w:lang w:val="en-GB"/>
        </w:rPr>
        <w:t xml:space="preserve">, </w:t>
      </w:r>
      <w:r w:rsidR="008E7C31">
        <w:rPr>
          <w:lang w:val="en-GB"/>
        </w:rPr>
        <w:t xml:space="preserve">that hold large amounts of nectar, </w:t>
      </w:r>
      <w:r>
        <w:rPr>
          <w:lang w:val="en-GB"/>
        </w:rPr>
        <w:t xml:space="preserve">which if undetected </w:t>
      </w:r>
      <w:r w:rsidR="008E7C31">
        <w:rPr>
          <w:lang w:val="en-GB"/>
        </w:rPr>
        <w:t>for a long time</w:t>
      </w:r>
      <w:r>
        <w:rPr>
          <w:lang w:val="en-GB"/>
        </w:rPr>
        <w:t xml:space="preserve"> may </w:t>
      </w:r>
      <w:r w:rsidR="008E7C31">
        <w:rPr>
          <w:lang w:val="en-GB"/>
        </w:rPr>
        <w:t>require</w:t>
      </w:r>
      <w:r>
        <w:rPr>
          <w:lang w:val="en-GB"/>
        </w:rPr>
        <w:t xml:space="preserve"> multiple hovering visits to deplete</w:t>
      </w:r>
      <w:r w:rsidR="0039551A">
        <w:rPr>
          <w:lang w:val="en-GB"/>
        </w:rPr>
        <w:t xml:space="preserve"> – “jackpot” rewards in other words (Ohashi and Thomson, 2005)</w:t>
      </w:r>
      <w:r>
        <w:rPr>
          <w:lang w:val="en-GB"/>
        </w:rPr>
        <w:t>. Situations where lose-shift is the optimum response might be more common, but win-stay situations do occur in the bats’ foraging environments, and thus the ability to adopt a win-stay, lose-shift strategy is likely part of the bats’ natural foraging ecology</w:t>
      </w:r>
      <w:r w:rsidR="002054F6">
        <w:rPr>
          <w:lang w:val="en-GB"/>
        </w:rPr>
        <w:t xml:space="preserve"> as nectar-feeding animals</w:t>
      </w:r>
      <w:r>
        <w:rPr>
          <w:lang w:val="en-GB"/>
        </w:rPr>
        <w:t xml:space="preserve">. </w:t>
      </w:r>
      <w:commentRangeEnd w:id="65"/>
      <w:r>
        <w:rPr>
          <w:rStyle w:val="CommentReference"/>
        </w:rPr>
        <w:commentReference w:id="65"/>
      </w:r>
      <w:commentRangeEnd w:id="66"/>
      <w:r w:rsidR="006A2908">
        <w:rPr>
          <w:rStyle w:val="CommentReference"/>
        </w:rPr>
        <w:commentReference w:id="66"/>
      </w:r>
    </w:p>
    <w:p w14:paraId="2813DB05" w14:textId="56EFD1FA" w:rsidR="009C3415" w:rsidRDefault="009C3415" w:rsidP="005C6A2D">
      <w:pPr>
        <w:pStyle w:val="BodyText"/>
        <w:spacing w:line="360" w:lineRule="auto"/>
        <w:rPr>
          <w:lang w:val="en-GB"/>
        </w:rPr>
      </w:pPr>
      <w:r>
        <w:rPr>
          <w:lang w:val="en-GB"/>
        </w:rPr>
        <w:t xml:space="preserve">The performance on the serial reversal task of animals that share similarities with bats in their foraging ecology is illuminating. </w:t>
      </w:r>
      <w:r w:rsidR="002054F6">
        <w:rPr>
          <w:lang w:val="en-GB"/>
        </w:rPr>
        <w:t>Bumblebees</w:t>
      </w:r>
      <w:r w:rsidR="006F4AD3">
        <w:rPr>
          <w:lang w:val="en-GB"/>
        </w:rPr>
        <w:t xml:space="preserve"> </w:t>
      </w:r>
      <w:r w:rsidR="002054F6">
        <w:rPr>
          <w:lang w:val="en-GB"/>
        </w:rPr>
        <w:t>in a</w:t>
      </w:r>
      <w:r w:rsidR="00D751E8">
        <w:rPr>
          <w:lang w:val="en-GB"/>
        </w:rPr>
        <w:t>n</w:t>
      </w:r>
      <w:r w:rsidR="002054F6">
        <w:rPr>
          <w:lang w:val="en-GB"/>
        </w:rPr>
        <w:t xml:space="preserve"> experiment </w:t>
      </w:r>
      <w:proofErr w:type="gramStart"/>
      <w:r w:rsidR="002054F6">
        <w:rPr>
          <w:lang w:val="en-GB"/>
        </w:rPr>
        <w:t>similar to</w:t>
      </w:r>
      <w:proofErr w:type="gramEnd"/>
      <w:r w:rsidR="002054F6">
        <w:rPr>
          <w:lang w:val="en-GB"/>
        </w:rPr>
        <w:t xml:space="preserve"> ours with a large </w:t>
      </w:r>
      <w:r w:rsidR="006F4AD3">
        <w:rPr>
          <w:lang w:val="en-GB"/>
        </w:rPr>
        <w:t>trial number</w:t>
      </w:r>
      <w:r w:rsidR="002054F6">
        <w:rPr>
          <w:lang w:val="en-GB"/>
        </w:rPr>
        <w:t xml:space="preserve"> (Strang and Sherry 2014) show</w:t>
      </w:r>
      <w:r w:rsidR="006A2908">
        <w:rPr>
          <w:lang w:val="en-GB"/>
        </w:rPr>
        <w:t>ed</w:t>
      </w:r>
      <w:r w:rsidR="002054F6">
        <w:rPr>
          <w:lang w:val="en-GB"/>
        </w:rPr>
        <w:t xml:space="preserve"> a reduction in their perseverative errors</w:t>
      </w:r>
      <w:r w:rsidR="00251C93">
        <w:rPr>
          <w:lang w:val="en-GB"/>
        </w:rPr>
        <w:t xml:space="preserve"> and</w:t>
      </w:r>
      <w:r w:rsidR="00072137">
        <w:rPr>
          <w:lang w:val="en-GB"/>
        </w:rPr>
        <w:t xml:space="preserve"> </w:t>
      </w:r>
      <w:r w:rsidR="00A53AB9">
        <w:rPr>
          <w:lang w:val="en-GB"/>
        </w:rPr>
        <w:t xml:space="preserve">an increase in the errors made </w:t>
      </w:r>
      <w:r w:rsidR="00072137">
        <w:rPr>
          <w:lang w:val="en-GB"/>
        </w:rPr>
        <w:t xml:space="preserve">in the last trials, though there </w:t>
      </w:r>
      <w:r w:rsidR="006A2908">
        <w:rPr>
          <w:lang w:val="en-GB"/>
        </w:rPr>
        <w:t>was</w:t>
      </w:r>
      <w:commentRangeStart w:id="67"/>
      <w:commentRangeStart w:id="68"/>
      <w:r w:rsidR="00072137">
        <w:rPr>
          <w:lang w:val="en-GB"/>
        </w:rPr>
        <w:t xml:space="preserve"> </w:t>
      </w:r>
      <w:commentRangeEnd w:id="67"/>
      <w:r w:rsidR="008E7C31">
        <w:rPr>
          <w:rStyle w:val="CommentReference"/>
        </w:rPr>
        <w:commentReference w:id="67"/>
      </w:r>
      <w:commentRangeEnd w:id="68"/>
      <w:r w:rsidR="006A2908">
        <w:rPr>
          <w:rStyle w:val="CommentReference"/>
        </w:rPr>
        <w:commentReference w:id="68"/>
      </w:r>
      <w:r w:rsidR="00072137">
        <w:rPr>
          <w:lang w:val="en-GB"/>
        </w:rPr>
        <w:t xml:space="preserve">an overall decrease in the errors. </w:t>
      </w:r>
      <w:r w:rsidR="00815A65">
        <w:rPr>
          <w:lang w:val="en-GB"/>
        </w:rPr>
        <w:t>The authors of this paper interpret</w:t>
      </w:r>
      <w:r w:rsidR="008E7C31">
        <w:rPr>
          <w:lang w:val="en-GB"/>
        </w:rPr>
        <w:t>ed</w:t>
      </w:r>
      <w:r w:rsidR="00815A65">
        <w:rPr>
          <w:lang w:val="en-GB"/>
        </w:rPr>
        <w:t xml:space="preserve"> these findings as indicative of proactive interference, which occurs when </w:t>
      </w:r>
      <w:proofErr w:type="gramStart"/>
      <w:r w:rsidR="00815A65">
        <w:rPr>
          <w:lang w:val="en-GB"/>
        </w:rPr>
        <w:t>previously-learned</w:t>
      </w:r>
      <w:proofErr w:type="gramEnd"/>
      <w:r w:rsidR="00815A65">
        <w:rPr>
          <w:lang w:val="en-GB"/>
        </w:rPr>
        <w:t xml:space="preserve"> information interferes with the learning or remembering new information (Tello-Ramos et al., 2019). </w:t>
      </w:r>
    </w:p>
    <w:p w14:paraId="760AB1B2" w14:textId="3739DF97" w:rsidR="00500460" w:rsidRPr="0017467E" w:rsidRDefault="006F4AD3" w:rsidP="005C6A2D">
      <w:pPr>
        <w:pStyle w:val="BodyText"/>
        <w:spacing w:line="360" w:lineRule="auto"/>
        <w:rPr>
          <w:lang w:val="en-GB"/>
        </w:rPr>
      </w:pPr>
      <w:r>
        <w:rPr>
          <w:lang w:val="en-GB"/>
        </w:rPr>
        <w:t xml:space="preserve">Several animals that rely </w:t>
      </w:r>
      <w:r w:rsidR="00A21FE9">
        <w:rPr>
          <w:lang w:val="en-GB"/>
        </w:rPr>
        <w:t xml:space="preserve">strongly </w:t>
      </w:r>
      <w:r>
        <w:rPr>
          <w:lang w:val="en-GB"/>
        </w:rPr>
        <w:t>on spatial memory</w:t>
      </w:r>
      <w:r w:rsidR="00A21FE9">
        <w:rPr>
          <w:lang w:val="en-GB"/>
        </w:rPr>
        <w:t xml:space="preserve"> have also been studied in reversal learning tasks, specifically birds that cache food at various locations that they must remember and return to. </w:t>
      </w:r>
      <w:r w:rsidR="00262923">
        <w:rPr>
          <w:lang w:val="en-GB"/>
        </w:rPr>
        <w:t>B</w:t>
      </w:r>
      <w:r w:rsidR="00C06A41">
        <w:rPr>
          <w:lang w:val="en-GB"/>
        </w:rPr>
        <w:t>irds that are known to have better or more long-lasting spatial memory such as black-capped chickadees (</w:t>
      </w:r>
      <w:r w:rsidR="004519E1">
        <w:rPr>
          <w:lang w:val="en-GB"/>
        </w:rPr>
        <w:t xml:space="preserve">Hampton </w:t>
      </w:r>
      <w:r w:rsidR="0007159B">
        <w:rPr>
          <w:lang w:val="en-GB"/>
        </w:rPr>
        <w:t>et al.</w:t>
      </w:r>
      <w:r w:rsidR="00C06A41">
        <w:rPr>
          <w:lang w:val="en-GB"/>
        </w:rPr>
        <w:t>, 199</w:t>
      </w:r>
      <w:r w:rsidR="004519E1">
        <w:rPr>
          <w:lang w:val="en-GB"/>
        </w:rPr>
        <w:t>8</w:t>
      </w:r>
      <w:r w:rsidR="00C06A41">
        <w:rPr>
          <w:lang w:val="en-GB"/>
        </w:rPr>
        <w:t>), Clark’s nutcrackers (Lewis and Kamil, 2006) and high elevation mountain chickadees (</w:t>
      </w:r>
      <w:proofErr w:type="spellStart"/>
      <w:r w:rsidR="004727A4">
        <w:rPr>
          <w:lang w:val="en-GB"/>
        </w:rPr>
        <w:t>Croston</w:t>
      </w:r>
      <w:proofErr w:type="spellEnd"/>
      <w:r w:rsidR="00C06A41">
        <w:rPr>
          <w:lang w:val="en-GB"/>
        </w:rPr>
        <w:t xml:space="preserve"> et al., 201</w:t>
      </w:r>
      <w:r w:rsidR="004727A4">
        <w:rPr>
          <w:lang w:val="en-GB"/>
        </w:rPr>
        <w:t>7</w:t>
      </w:r>
      <w:r w:rsidR="00C06A41">
        <w:rPr>
          <w:lang w:val="en-GB"/>
        </w:rPr>
        <w:t xml:space="preserve">) were worse at </w:t>
      </w:r>
      <w:r w:rsidR="00251C93">
        <w:rPr>
          <w:lang w:val="en-GB"/>
        </w:rPr>
        <w:t xml:space="preserve">adapting to </w:t>
      </w:r>
      <w:r w:rsidR="00C06A41">
        <w:rPr>
          <w:lang w:val="en-GB"/>
        </w:rPr>
        <w:t>the new contingency after a reversal</w:t>
      </w:r>
      <w:r w:rsidR="00F424C5">
        <w:rPr>
          <w:lang w:val="en-GB"/>
        </w:rPr>
        <w:t xml:space="preserve"> than the initial learning</w:t>
      </w:r>
      <w:r w:rsidR="00262923">
        <w:rPr>
          <w:lang w:val="en-GB"/>
        </w:rPr>
        <w:t xml:space="preserve"> (reviewed in Tello-Ramos, et al., 2019)</w:t>
      </w:r>
      <w:r w:rsidR="00F424C5">
        <w:rPr>
          <w:lang w:val="en-GB"/>
        </w:rPr>
        <w:t>. These data are consistent with the idea that there is a trade-off between acquiring new memories and retaining old ones, i.e., that proactive interference may be occurring in spatial reversal tasks</w:t>
      </w:r>
      <w:r w:rsidR="006B236F">
        <w:rPr>
          <w:lang w:val="en-GB"/>
        </w:rPr>
        <w:t>, just like in bumblebees</w:t>
      </w:r>
      <w:r w:rsidR="00F424C5">
        <w:rPr>
          <w:lang w:val="en-GB"/>
        </w:rPr>
        <w:t xml:space="preserve">. </w:t>
      </w:r>
      <w:r w:rsidR="00523838">
        <w:rPr>
          <w:lang w:val="en-GB"/>
        </w:rPr>
        <w:t>It is known</w:t>
      </w:r>
      <w:r w:rsidR="006B236F">
        <w:rPr>
          <w:lang w:val="en-GB"/>
        </w:rPr>
        <w:t xml:space="preserve"> that </w:t>
      </w:r>
      <w:proofErr w:type="spellStart"/>
      <w:r w:rsidR="00F424C5">
        <w:rPr>
          <w:lang w:val="en-GB"/>
        </w:rPr>
        <w:t>Glossophagine</w:t>
      </w:r>
      <w:proofErr w:type="spellEnd"/>
      <w:r w:rsidR="00F424C5">
        <w:rPr>
          <w:lang w:val="en-GB"/>
        </w:rPr>
        <w:t xml:space="preserve"> bats not only have excellent </w:t>
      </w:r>
      <w:r w:rsidR="000E222B">
        <w:rPr>
          <w:lang w:val="en-GB"/>
        </w:rPr>
        <w:t xml:space="preserve">spatial </w:t>
      </w:r>
      <w:proofErr w:type="gramStart"/>
      <w:r w:rsidR="000E222B">
        <w:rPr>
          <w:lang w:val="en-GB"/>
        </w:rPr>
        <w:t>memory</w:t>
      </w:r>
      <w:proofErr w:type="gramEnd"/>
      <w:r w:rsidR="000E222B">
        <w:rPr>
          <w:lang w:val="en-GB"/>
        </w:rPr>
        <w:t xml:space="preserve"> but that memory has been observed to last up to several weeks (Rose et al., 2016)</w:t>
      </w:r>
      <w:r w:rsidR="00523838">
        <w:rPr>
          <w:lang w:val="en-GB"/>
        </w:rPr>
        <w:t>. I</w:t>
      </w:r>
      <w:r w:rsidR="006B236F">
        <w:rPr>
          <w:lang w:val="en-GB"/>
        </w:rPr>
        <w:t xml:space="preserve">t is </w:t>
      </w:r>
      <w:r w:rsidR="00523838">
        <w:rPr>
          <w:lang w:val="en-GB"/>
        </w:rPr>
        <w:t xml:space="preserve">certainly </w:t>
      </w:r>
      <w:r w:rsidR="006B236F">
        <w:rPr>
          <w:lang w:val="en-GB"/>
        </w:rPr>
        <w:t>possible that proactive interference plays a role in the bats’ behaviour in the serial reversal task</w:t>
      </w:r>
      <w:r w:rsidR="00523838">
        <w:rPr>
          <w:lang w:val="en-GB"/>
        </w:rPr>
        <w:t xml:space="preserve">, but we </w:t>
      </w:r>
      <w:r w:rsidR="00523838">
        <w:rPr>
          <w:lang w:val="en-GB"/>
        </w:rPr>
        <w:lastRenderedPageBreak/>
        <w:t xml:space="preserve">believe that the simple reinforcement learning model outlined above explains the observed data adequately. </w:t>
      </w:r>
    </w:p>
    <w:p w14:paraId="32283342" w14:textId="3045BDD7" w:rsidR="00500460" w:rsidRPr="0017467E" w:rsidRDefault="00500460" w:rsidP="0017467E">
      <w:pPr>
        <w:pStyle w:val="NormalWeb"/>
        <w:spacing w:line="360" w:lineRule="auto"/>
      </w:pPr>
      <w:r w:rsidRPr="0017467E">
        <w:rPr>
          <w:rFonts w:asciiTheme="minorHAnsi" w:hAnsiTheme="minorHAnsi"/>
          <w:lang w:val="en-GB"/>
        </w:rPr>
        <w:t>What performance on the serial reversal task says about the</w:t>
      </w:r>
      <w:r w:rsidR="00AC3BCD" w:rsidRPr="0017467E">
        <w:rPr>
          <w:rFonts w:asciiTheme="minorHAnsi" w:hAnsiTheme="minorHAnsi"/>
          <w:lang w:val="en-GB"/>
        </w:rPr>
        <w:t xml:space="preserve"> </w:t>
      </w:r>
      <w:r w:rsidRPr="0017467E">
        <w:rPr>
          <w:rFonts w:asciiTheme="minorHAnsi" w:hAnsiTheme="minorHAnsi"/>
          <w:lang w:val="en-GB"/>
        </w:rPr>
        <w:t xml:space="preserve">cognitive mechanisms at work </w:t>
      </w:r>
      <w:r w:rsidR="00AC3BCD" w:rsidRPr="0017467E">
        <w:rPr>
          <w:rFonts w:asciiTheme="minorHAnsi" w:hAnsiTheme="minorHAnsi"/>
          <w:lang w:val="en-GB"/>
        </w:rPr>
        <w:t xml:space="preserve">is </w:t>
      </w:r>
      <w:r w:rsidR="00D51C7D">
        <w:rPr>
          <w:rFonts w:asciiTheme="minorHAnsi" w:hAnsiTheme="minorHAnsi"/>
          <w:lang w:val="en-GB"/>
        </w:rPr>
        <w:t xml:space="preserve">not completely </w:t>
      </w:r>
      <w:proofErr w:type="gramStart"/>
      <w:r w:rsidR="00D51C7D">
        <w:rPr>
          <w:rFonts w:asciiTheme="minorHAnsi" w:hAnsiTheme="minorHAnsi"/>
          <w:lang w:val="en-GB"/>
        </w:rPr>
        <w:t>settled</w:t>
      </w:r>
      <w:r w:rsidRPr="0017467E">
        <w:rPr>
          <w:rFonts w:asciiTheme="minorHAnsi" w:hAnsiTheme="minorHAnsi"/>
          <w:lang w:val="en-GB"/>
        </w:rPr>
        <w:t>.</w:t>
      </w:r>
      <w:proofErr w:type="gramEnd"/>
      <w:r w:rsidRPr="0017467E">
        <w:rPr>
          <w:rFonts w:asciiTheme="minorHAnsi" w:hAnsiTheme="minorHAnsi"/>
          <w:lang w:val="en-GB"/>
        </w:rPr>
        <w:t xml:space="preserve"> </w:t>
      </w:r>
      <w:r w:rsidR="00EF58AF" w:rsidRPr="0017467E">
        <w:rPr>
          <w:rFonts w:asciiTheme="minorHAnsi" w:hAnsiTheme="minorHAnsi"/>
        </w:rPr>
        <w:t>Cognitive flexibility describes the processes in the brain that underlie adaptive change in behaviour in response to changes in the internal or external environment</w:t>
      </w:r>
      <w:r w:rsidR="00495F03">
        <w:rPr>
          <w:rFonts w:asciiTheme="minorHAnsi" w:hAnsiTheme="minorHAnsi"/>
        </w:rPr>
        <w:t>, whereas behavioural flexibility is the modifiability of learned behaviour</w:t>
      </w:r>
      <w:r w:rsidR="00EF58AF" w:rsidRPr="0017467E">
        <w:rPr>
          <w:rFonts w:asciiTheme="minorHAnsi" w:hAnsiTheme="minorHAnsi"/>
        </w:rPr>
        <w:t xml:space="preserve"> (Dhawan et al. 2019). </w:t>
      </w:r>
      <w:r w:rsidRPr="0017467E">
        <w:rPr>
          <w:rFonts w:asciiTheme="minorHAnsi" w:hAnsiTheme="minorHAnsi"/>
          <w:lang w:val="en-GB"/>
        </w:rPr>
        <w:t xml:space="preserve">Cognitive flexibility cannot be directly observed; it is inferred </w:t>
      </w:r>
      <w:r w:rsidR="00EF58AF" w:rsidRPr="0017467E">
        <w:rPr>
          <w:rFonts w:asciiTheme="minorHAnsi" w:hAnsiTheme="minorHAnsi"/>
          <w:lang w:val="en-GB"/>
        </w:rPr>
        <w:t>to have occurred through</w:t>
      </w:r>
      <w:r w:rsidRPr="0017467E">
        <w:rPr>
          <w:rFonts w:asciiTheme="minorHAnsi" w:hAnsiTheme="minorHAnsi"/>
          <w:lang w:val="en-GB"/>
        </w:rPr>
        <w:t xml:space="preserve"> behavioural flexibility (Tait et al. 2018)</w:t>
      </w:r>
      <w:r w:rsidR="000A122E">
        <w:rPr>
          <w:rFonts w:asciiTheme="minorHAnsi" w:hAnsiTheme="minorHAnsi"/>
          <w:lang w:val="en-GB"/>
        </w:rPr>
        <w:t xml:space="preserve">, and the reversal learning task is a test of behavioural flexibility, </w:t>
      </w:r>
      <w:r w:rsidR="00D52DE5">
        <w:rPr>
          <w:rFonts w:asciiTheme="minorHAnsi" w:hAnsiTheme="minorHAnsi"/>
          <w:lang w:val="en-GB"/>
        </w:rPr>
        <w:t xml:space="preserve">not </w:t>
      </w:r>
      <w:r w:rsidR="000A122E">
        <w:rPr>
          <w:rFonts w:asciiTheme="minorHAnsi" w:hAnsiTheme="minorHAnsi"/>
          <w:lang w:val="en-GB"/>
        </w:rPr>
        <w:t>cognitive flexibility (Dhawan et al., 2019)</w:t>
      </w:r>
      <w:r w:rsidRPr="0017467E">
        <w:rPr>
          <w:rFonts w:asciiTheme="minorHAnsi" w:hAnsiTheme="minorHAnsi"/>
          <w:lang w:val="en-GB"/>
        </w:rPr>
        <w:t xml:space="preserve">. </w:t>
      </w:r>
      <w:r w:rsidR="00EF58AF">
        <w:rPr>
          <w:rFonts w:asciiTheme="minorHAnsi" w:hAnsiTheme="minorHAnsi"/>
          <w:lang w:val="en-GB"/>
        </w:rPr>
        <w:t xml:space="preserve">Our study with nectar-feeding bats </w:t>
      </w:r>
      <w:r w:rsidR="000B4855">
        <w:rPr>
          <w:rFonts w:asciiTheme="minorHAnsi" w:hAnsiTheme="minorHAnsi"/>
          <w:lang w:val="en-GB"/>
        </w:rPr>
        <w:t>revealed a high capacity for behavioural flexibility and a limited but intriguing amount of rule-learning</w:t>
      </w:r>
      <w:r w:rsidR="00704A2F">
        <w:rPr>
          <w:rFonts w:asciiTheme="minorHAnsi" w:hAnsiTheme="minorHAnsi"/>
          <w:lang w:val="en-GB"/>
        </w:rPr>
        <w:t>, abilities that have evolved</w:t>
      </w:r>
      <w:r w:rsidR="000B4855">
        <w:rPr>
          <w:rFonts w:asciiTheme="minorHAnsi" w:hAnsiTheme="minorHAnsi"/>
          <w:lang w:val="en-GB"/>
        </w:rPr>
        <w:t xml:space="preserve"> </w:t>
      </w:r>
      <w:r w:rsidR="00D52DE5">
        <w:rPr>
          <w:rFonts w:asciiTheme="minorHAnsi" w:hAnsiTheme="minorHAnsi"/>
          <w:lang w:val="en-GB"/>
        </w:rPr>
        <w:t xml:space="preserve">in the bats </w:t>
      </w:r>
      <w:r w:rsidR="00704A2F">
        <w:rPr>
          <w:rFonts w:asciiTheme="minorHAnsi" w:hAnsiTheme="minorHAnsi"/>
          <w:lang w:val="en-GB"/>
        </w:rPr>
        <w:t xml:space="preserve">through a foraging ecology dominated by the search for nectar-rich flowers. </w:t>
      </w:r>
    </w:p>
    <w:p w14:paraId="46CF3361" w14:textId="0C164BC4" w:rsidR="00CF7A1F" w:rsidRPr="0017467E" w:rsidRDefault="00CF7A1F" w:rsidP="005C6A2D">
      <w:pPr>
        <w:pStyle w:val="BodyText"/>
        <w:spacing w:line="360" w:lineRule="auto"/>
        <w:rPr>
          <w:b/>
          <w:bCs/>
          <w:lang w:val="en-GB"/>
        </w:rPr>
      </w:pPr>
      <w:r w:rsidRPr="0017467E">
        <w:rPr>
          <w:b/>
          <w:bCs/>
          <w:lang w:val="en-GB"/>
        </w:rPr>
        <w:t xml:space="preserve">The following concluding paragraph is sort of a </w:t>
      </w:r>
      <w:proofErr w:type="gramStart"/>
      <w:r w:rsidRPr="0017467E">
        <w:rPr>
          <w:b/>
          <w:bCs/>
          <w:lang w:val="en-GB"/>
        </w:rPr>
        <w:t>place-holder</w:t>
      </w:r>
      <w:proofErr w:type="gramEnd"/>
      <w:r w:rsidRPr="0017467E">
        <w:rPr>
          <w:b/>
          <w:bCs/>
          <w:lang w:val="en-GB"/>
        </w:rPr>
        <w:t>, but it’s there for now. It can be rewritten after a bit more discussion</w:t>
      </w:r>
    </w:p>
    <w:p w14:paraId="18A75215" w14:textId="7E90AEA7" w:rsidR="00BD159D" w:rsidRPr="0017467E" w:rsidRDefault="00F15174" w:rsidP="005C6A2D">
      <w:pPr>
        <w:pStyle w:val="BodyText"/>
        <w:spacing w:line="360" w:lineRule="auto"/>
        <w:rPr>
          <w:lang w:val="en-GB"/>
        </w:rPr>
      </w:pPr>
      <w:r w:rsidRPr="0017467E">
        <w:rPr>
          <w:lang w:val="en-GB"/>
        </w:rPr>
        <w:t xml:space="preserve">Our study of </w:t>
      </w:r>
      <w:r w:rsidR="00954585" w:rsidRPr="0017467E">
        <w:rPr>
          <w:lang w:val="en-GB"/>
        </w:rPr>
        <w:t xml:space="preserve">serial reversal learning in nectar-feeding bats showed that </w:t>
      </w:r>
      <w:r w:rsidR="002368A1" w:rsidRPr="0017467E">
        <w:rPr>
          <w:lang w:val="en-GB"/>
        </w:rPr>
        <w:t>the animals</w:t>
      </w:r>
      <w:r w:rsidR="00954585" w:rsidRPr="0017467E">
        <w:rPr>
          <w:lang w:val="en-GB"/>
        </w:rPr>
        <w:t xml:space="preserve"> </w:t>
      </w:r>
      <w:r w:rsidR="00480088" w:rsidRPr="0017467E">
        <w:rPr>
          <w:lang w:val="en-GB"/>
        </w:rPr>
        <w:t xml:space="preserve">chose the rewarding option in the majority of trials, but these choices decreased in response to repeated experiences of the reversal, indicating that learning was occurring both in response to reinforcement and </w:t>
      </w:r>
      <w:r w:rsidR="00CE6F72">
        <w:rPr>
          <w:lang w:val="en-GB"/>
        </w:rPr>
        <w:t>t</w:t>
      </w:r>
      <w:r w:rsidR="006A2908">
        <w:rPr>
          <w:lang w:val="en-GB"/>
        </w:rPr>
        <w:t>o non-reinforcement</w:t>
      </w:r>
      <w:commentRangeStart w:id="69"/>
      <w:commentRangeStart w:id="70"/>
      <w:r w:rsidR="00480088" w:rsidRPr="0017467E">
        <w:rPr>
          <w:lang w:val="en-GB"/>
        </w:rPr>
        <w:t>.</w:t>
      </w:r>
      <w:commentRangeEnd w:id="69"/>
      <w:r w:rsidR="00CE6F72">
        <w:rPr>
          <w:rStyle w:val="CommentReference"/>
        </w:rPr>
        <w:commentReference w:id="69"/>
      </w:r>
      <w:commentRangeEnd w:id="70"/>
      <w:r w:rsidR="006A2908">
        <w:rPr>
          <w:rStyle w:val="CommentReference"/>
        </w:rPr>
        <w:commentReference w:id="70"/>
      </w:r>
      <w:r w:rsidR="00480088" w:rsidRPr="0017467E">
        <w:rPr>
          <w:lang w:val="en-GB"/>
        </w:rPr>
        <w:t xml:space="preserve"> Though the bats never reached the optimal behaviour of one error per reversal, the number of perseverative visits did decrease, </w:t>
      </w:r>
      <w:r w:rsidR="00F13D89">
        <w:rPr>
          <w:lang w:val="en-GB"/>
        </w:rPr>
        <w:t xml:space="preserve">indicating a limited amount of rule-learning. </w:t>
      </w:r>
      <w:r w:rsidR="00480088" w:rsidRPr="0017467E">
        <w:rPr>
          <w:lang w:val="en-GB"/>
        </w:rPr>
        <w:t xml:space="preserve"> </w:t>
      </w:r>
    </w:p>
    <w:p w14:paraId="76CFC8B6" w14:textId="77777777" w:rsidR="00C17A43" w:rsidRDefault="00795B13" w:rsidP="005C6A2D">
      <w:pPr>
        <w:pStyle w:val="Heading2"/>
        <w:spacing w:line="360" w:lineRule="auto"/>
        <w:rPr>
          <w:lang w:val="en-GB"/>
        </w:rPr>
      </w:pPr>
      <w:bookmarkStart w:id="71" w:name="acknowledgements"/>
      <w:bookmarkStart w:id="72" w:name="X6c8c933c927c30d46f35b4cf89774167cb773c5"/>
      <w:r>
        <w:rPr>
          <w:lang w:val="en-GB"/>
        </w:rPr>
        <w:t>Acknowledgements</w:t>
      </w:r>
    </w:p>
    <w:p w14:paraId="1C53D5F9" w14:textId="77777777" w:rsidR="00C17A43" w:rsidRDefault="00795B13" w:rsidP="005C6A2D">
      <w:pPr>
        <w:pStyle w:val="FirstParagraph"/>
        <w:spacing w:line="360" w:lineRule="auto"/>
        <w:rPr>
          <w:lang w:val="en-GB"/>
        </w:rPr>
      </w:pPr>
      <w:r>
        <w:rPr>
          <w:lang w:val="en-GB"/>
        </w:rPr>
        <w:t xml:space="preserve">We thank </w:t>
      </w:r>
      <w:proofErr w:type="spellStart"/>
      <w:r>
        <w:rPr>
          <w:lang w:val="en-GB"/>
        </w:rPr>
        <w:t>Alexej</w:t>
      </w:r>
      <w:proofErr w:type="spellEnd"/>
      <w:r>
        <w:rPr>
          <w:lang w:val="en-GB"/>
        </w:rPr>
        <w:t xml:space="preserve"> Schatz for the programming of the </w:t>
      </w:r>
      <w:proofErr w:type="spellStart"/>
      <w:r>
        <w:rPr>
          <w:lang w:val="en-GB"/>
        </w:rPr>
        <w:t>PhenoSoft</w:t>
      </w:r>
      <w:proofErr w:type="spellEnd"/>
      <w:r>
        <w:rPr>
          <w:lang w:val="en-GB"/>
        </w:rPr>
        <w:t xml:space="preserve"> Control software. We thank the members of the Winter lab, ___, __ and ___ for many useful discussions and our colleagues at La Selva Biological Field Station for all their support. We also thank ___ for their comments and suggestions for the improvement of the manuscript.</w:t>
      </w:r>
    </w:p>
    <w:p w14:paraId="57446708" w14:textId="77777777" w:rsidR="00C17A43" w:rsidRDefault="00795B13" w:rsidP="005C6A2D">
      <w:pPr>
        <w:pStyle w:val="Heading2"/>
        <w:spacing w:line="360" w:lineRule="auto"/>
        <w:rPr>
          <w:lang w:val="en-GB"/>
        </w:rPr>
      </w:pPr>
      <w:bookmarkStart w:id="73" w:name="author-contributions"/>
      <w:bookmarkEnd w:id="71"/>
      <w:r>
        <w:rPr>
          <w:lang w:val="en-GB"/>
        </w:rPr>
        <w:lastRenderedPageBreak/>
        <w:t>Author Contributions</w:t>
      </w:r>
    </w:p>
    <w:p w14:paraId="763172DF" w14:textId="2928D339" w:rsidR="00C17A43" w:rsidRDefault="00795B13">
      <w:pPr>
        <w:pStyle w:val="FirstParagraph"/>
        <w:rPr>
          <w:lang w:val="en-GB"/>
        </w:rPr>
      </w:pPr>
      <w:r>
        <w:rPr>
          <w:b/>
          <w:bCs/>
          <w:lang w:val="en-GB"/>
        </w:rPr>
        <w:t>SC</w:t>
      </w:r>
      <w:r>
        <w:rPr>
          <w:lang w:val="en-GB"/>
        </w:rPr>
        <w:t xml:space="preserve">: data collection, formal analysis, data curation, writing </w:t>
      </w:r>
      <w:r w:rsidR="00485456">
        <w:rPr>
          <w:lang w:val="en-GB"/>
        </w:rPr>
        <w:t>–</w:t>
      </w:r>
      <w:r>
        <w:rPr>
          <w:lang w:val="en-GB"/>
        </w:rPr>
        <w:t xml:space="preserve"> original draft, writing </w:t>
      </w:r>
      <w:r w:rsidR="00485456">
        <w:rPr>
          <w:lang w:val="en-GB"/>
        </w:rPr>
        <w:t>–</w:t>
      </w:r>
      <w:r>
        <w:rPr>
          <w:lang w:val="en-GB"/>
        </w:rPr>
        <w:t xml:space="preserve"> review and editing. </w:t>
      </w:r>
      <w:r>
        <w:rPr>
          <w:b/>
          <w:bCs/>
          <w:lang w:val="en-GB"/>
        </w:rPr>
        <w:t>SW</w:t>
      </w:r>
      <w:r>
        <w:rPr>
          <w:lang w:val="en-GB"/>
        </w:rPr>
        <w:t xml:space="preserve">: conceptualization, experimental methodology, data collection. </w:t>
      </w:r>
      <w:r>
        <w:rPr>
          <w:b/>
          <w:bCs/>
          <w:lang w:val="en-GB"/>
        </w:rPr>
        <w:t>AK</w:t>
      </w:r>
      <w:r>
        <w:rPr>
          <w:lang w:val="en-GB"/>
        </w:rPr>
        <w:t xml:space="preserve">: formal analysis, writing </w:t>
      </w:r>
      <w:r w:rsidR="00485456">
        <w:rPr>
          <w:lang w:val="en-GB"/>
        </w:rPr>
        <w:t>–</w:t>
      </w:r>
      <w:r>
        <w:rPr>
          <w:lang w:val="en-GB"/>
        </w:rPr>
        <w:t xml:space="preserve"> review and editing, supervision. </w:t>
      </w:r>
      <w:r>
        <w:rPr>
          <w:b/>
          <w:bCs/>
          <w:lang w:val="en-GB"/>
        </w:rPr>
        <w:t>YW</w:t>
      </w:r>
      <w:r>
        <w:rPr>
          <w:lang w:val="en-GB"/>
        </w:rPr>
        <w:t xml:space="preserve">: conceptualization, experimental methodology, resources, formal analysis, writing </w:t>
      </w:r>
      <w:r w:rsidR="00485456">
        <w:rPr>
          <w:lang w:val="en-GB"/>
        </w:rPr>
        <w:t>–</w:t>
      </w:r>
      <w:r>
        <w:rPr>
          <w:lang w:val="en-GB"/>
        </w:rPr>
        <w:t xml:space="preserve"> review and editing, supervision. </w:t>
      </w:r>
      <w:r>
        <w:rPr>
          <w:b/>
          <w:bCs/>
          <w:lang w:val="en-GB"/>
        </w:rPr>
        <w:t>VN</w:t>
      </w:r>
      <w:r>
        <w:rPr>
          <w:lang w:val="en-GB"/>
        </w:rPr>
        <w:t xml:space="preserve">: formal analysis, data curation, writing </w:t>
      </w:r>
      <w:r w:rsidR="00485456">
        <w:rPr>
          <w:lang w:val="en-GB"/>
        </w:rPr>
        <w:t>–</w:t>
      </w:r>
      <w:r>
        <w:rPr>
          <w:lang w:val="en-GB"/>
        </w:rPr>
        <w:t xml:space="preserve"> review and editing, supervision.</w:t>
      </w:r>
    </w:p>
    <w:p w14:paraId="6210D477" w14:textId="77777777" w:rsidR="00C17A43" w:rsidRDefault="00795B13">
      <w:pPr>
        <w:pStyle w:val="Heading2"/>
        <w:rPr>
          <w:lang w:val="en-GB"/>
        </w:rPr>
      </w:pPr>
      <w:bookmarkStart w:id="74" w:name="funding"/>
      <w:bookmarkEnd w:id="73"/>
      <w:r>
        <w:rPr>
          <w:lang w:val="en-GB"/>
        </w:rPr>
        <w:t>Funding</w:t>
      </w:r>
    </w:p>
    <w:p w14:paraId="3AB3B205" w14:textId="77777777" w:rsidR="00C17A43" w:rsidRDefault="00795B13">
      <w:pPr>
        <w:pStyle w:val="FirstParagraph"/>
        <w:rPr>
          <w:lang w:val="en-GB"/>
        </w:rPr>
      </w:pPr>
      <w:r>
        <w:rPr>
          <w:lang w:val="en-GB"/>
        </w:rPr>
        <w:t>Open Access funding enabled by …</w:t>
      </w:r>
    </w:p>
    <w:p w14:paraId="1AC14D06" w14:textId="77777777" w:rsidR="00C17A43" w:rsidRDefault="00795B13">
      <w:pPr>
        <w:pStyle w:val="Heading2"/>
        <w:rPr>
          <w:lang w:val="en-GB"/>
        </w:rPr>
      </w:pPr>
      <w:bookmarkStart w:id="75" w:name="availability-of-data-and-code"/>
      <w:bookmarkEnd w:id="74"/>
      <w:r>
        <w:rPr>
          <w:lang w:val="en-GB"/>
        </w:rPr>
        <w:t>Availability of data and code</w:t>
      </w:r>
    </w:p>
    <w:p w14:paraId="04B4A58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213F681D" w14:textId="77777777" w:rsidR="00C17A43" w:rsidRDefault="00795B13">
      <w:pPr>
        <w:pStyle w:val="Heading1"/>
        <w:rPr>
          <w:lang w:val="en-GB"/>
        </w:rPr>
      </w:pPr>
      <w:bookmarkStart w:id="76" w:name="declarations"/>
      <w:bookmarkEnd w:id="75"/>
      <w:r>
        <w:rPr>
          <w:lang w:val="en-GB"/>
        </w:rPr>
        <w:t>Declarations</w:t>
      </w:r>
    </w:p>
    <w:p w14:paraId="1889F73B" w14:textId="77777777" w:rsidR="00C17A43" w:rsidRDefault="00795B13">
      <w:pPr>
        <w:pStyle w:val="Heading2"/>
        <w:rPr>
          <w:lang w:val="en-GB"/>
        </w:rPr>
      </w:pPr>
      <w:bookmarkStart w:id="77" w:name="funding-1"/>
      <w:r>
        <w:rPr>
          <w:lang w:val="en-GB"/>
        </w:rPr>
        <w:t>Funding</w:t>
      </w:r>
    </w:p>
    <w:p w14:paraId="7FDE4BFA" w14:textId="77777777" w:rsidR="00C17A43" w:rsidRDefault="00795B13">
      <w:pPr>
        <w:pStyle w:val="FirstParagraph"/>
        <w:rPr>
          <w:lang w:val="en-GB"/>
        </w:rPr>
      </w:pPr>
      <w:r>
        <w:rPr>
          <w:lang w:val="en-GB"/>
        </w:rPr>
        <w:t xml:space="preserve">This work was funded partly by a scholarship from the </w:t>
      </w:r>
      <w:proofErr w:type="spellStart"/>
      <w:r>
        <w:rPr>
          <w:lang w:val="en-GB"/>
        </w:rPr>
        <w:t>Deutscher</w:t>
      </w:r>
      <w:proofErr w:type="spellEnd"/>
      <w:r>
        <w:rPr>
          <w:lang w:val="en-GB"/>
        </w:rPr>
        <w:t xml:space="preserve"> </w:t>
      </w:r>
      <w:proofErr w:type="spellStart"/>
      <w:r>
        <w:rPr>
          <w:lang w:val="en-GB"/>
        </w:rPr>
        <w:t>Akademischer</w:t>
      </w:r>
      <w:proofErr w:type="spellEnd"/>
      <w:r>
        <w:rPr>
          <w:lang w:val="en-GB"/>
        </w:rPr>
        <w:t xml:space="preserve"> </w:t>
      </w:r>
      <w:proofErr w:type="spellStart"/>
      <w:r>
        <w:rPr>
          <w:lang w:val="en-GB"/>
        </w:rPr>
        <w:t>Austauschdienst</w:t>
      </w:r>
      <w:proofErr w:type="spellEnd"/>
      <w:r>
        <w:rPr>
          <w:lang w:val="en-GB"/>
        </w:rPr>
        <w:t xml:space="preserve"> (DAAD) to SC.  Support was provided by EXC </w:t>
      </w:r>
      <w:proofErr w:type="gramStart"/>
      <w:r>
        <w:rPr>
          <w:lang w:val="en-GB"/>
        </w:rPr>
        <w:t>…..</w:t>
      </w:r>
      <w:proofErr w:type="gramEnd"/>
      <w:r>
        <w:rPr>
          <w:lang w:val="en-GB"/>
        </w:rPr>
        <w:t xml:space="preserve"> and EXC </w:t>
      </w:r>
      <w:proofErr w:type="gramStart"/>
      <w:r>
        <w:rPr>
          <w:lang w:val="en-GB"/>
        </w:rPr>
        <w:t>…..</w:t>
      </w:r>
      <w:proofErr w:type="gramEnd"/>
      <w:r>
        <w:rPr>
          <w:lang w:val="en-GB"/>
        </w:rPr>
        <w:t xml:space="preserve"> [need to look up the two project numbers]</w:t>
      </w:r>
    </w:p>
    <w:p w14:paraId="0E15A2D8" w14:textId="77777777" w:rsidR="00C17A43" w:rsidRDefault="00795B13">
      <w:pPr>
        <w:pStyle w:val="Heading2"/>
        <w:rPr>
          <w:lang w:val="en-GB"/>
        </w:rPr>
      </w:pPr>
      <w:bookmarkStart w:id="78" w:name="conflict-of-interest"/>
      <w:bookmarkEnd w:id="77"/>
      <w:r>
        <w:rPr>
          <w:lang w:val="en-GB"/>
        </w:rPr>
        <w:t>Conflict of interest</w:t>
      </w:r>
    </w:p>
    <w:p w14:paraId="6F14F708" w14:textId="77777777" w:rsidR="00C17A43" w:rsidRDefault="00795B13">
      <w:pPr>
        <w:pStyle w:val="FirstParagraph"/>
        <w:rPr>
          <w:lang w:val="en-GB"/>
        </w:rPr>
      </w:pPr>
      <w:r>
        <w:rPr>
          <w:lang w:val="en-GB"/>
        </w:rPr>
        <w:t xml:space="preserve">YW owns </w:t>
      </w:r>
      <w:proofErr w:type="spellStart"/>
      <w:r>
        <w:rPr>
          <w:lang w:val="en-GB"/>
        </w:rPr>
        <w:t>PhenoSys</w:t>
      </w:r>
      <w:proofErr w:type="spellEnd"/>
      <w:r>
        <w:rPr>
          <w:lang w:val="en-GB"/>
        </w:rPr>
        <w:t xml:space="preserve"> equity</w:t>
      </w:r>
    </w:p>
    <w:p w14:paraId="1255E173" w14:textId="77777777" w:rsidR="00C17A43" w:rsidRDefault="00795B13">
      <w:pPr>
        <w:pStyle w:val="Heading2"/>
        <w:rPr>
          <w:lang w:val="en-GB"/>
        </w:rPr>
      </w:pPr>
      <w:bookmarkStart w:id="79" w:name="code-availability"/>
      <w:bookmarkEnd w:id="78"/>
      <w:r>
        <w:rPr>
          <w:lang w:val="en-GB"/>
        </w:rPr>
        <w:t>Code availability</w:t>
      </w:r>
    </w:p>
    <w:p w14:paraId="03B6AFDB" w14:textId="77777777" w:rsidR="00C17A43" w:rsidRDefault="00795B13">
      <w:pPr>
        <w:pStyle w:val="FirstParagraph"/>
        <w:rPr>
          <w:lang w:val="en-GB"/>
        </w:rPr>
      </w:pPr>
      <w:r>
        <w:rPr>
          <w:lang w:val="en-GB"/>
        </w:rPr>
        <w:t xml:space="preserve">All data and code are available in the </w:t>
      </w:r>
      <w:proofErr w:type="spellStart"/>
      <w:r>
        <w:rPr>
          <w:lang w:val="en-GB"/>
        </w:rPr>
        <w:t>Zenodo</w:t>
      </w:r>
      <w:proofErr w:type="spellEnd"/>
      <w:r>
        <w:rPr>
          <w:lang w:val="en-GB"/>
        </w:rPr>
        <w:t xml:space="preserve"> repository …</w:t>
      </w:r>
    </w:p>
    <w:p w14:paraId="12850515" w14:textId="77777777" w:rsidR="00C17A43" w:rsidRDefault="00795B13">
      <w:pPr>
        <w:pStyle w:val="Heading2"/>
        <w:rPr>
          <w:lang w:val="en-GB"/>
        </w:rPr>
      </w:pPr>
      <w:bookmarkStart w:id="80" w:name="open-access"/>
      <w:bookmarkEnd w:id="79"/>
      <w:r>
        <w:rPr>
          <w:lang w:val="en-GB"/>
        </w:rPr>
        <w:t>Open Access</w:t>
      </w:r>
    </w:p>
    <w:p w14:paraId="6E00A284" w14:textId="7E3826B0" w:rsidR="00C41A0B" w:rsidRDefault="00795B13">
      <w:pPr>
        <w:pStyle w:val="Heading2"/>
        <w:rPr>
          <w:rFonts w:asciiTheme="minorHAnsi" w:eastAsiaTheme="minorHAnsi" w:hAnsiTheme="minorHAnsi" w:cstheme="minorBidi"/>
          <w:b w:val="0"/>
          <w:bCs w:val="0"/>
          <w:color w:val="auto"/>
          <w:sz w:val="24"/>
          <w:szCs w:val="24"/>
          <w:lang w:val="en-GB"/>
        </w:rPr>
      </w:pPr>
      <w:r>
        <w:rPr>
          <w:lang w:val="en-GB"/>
        </w:rPr>
        <w:t>Licens</w:t>
      </w:r>
      <w:r w:rsidR="003546CE">
        <w:rPr>
          <w:lang w:val="en-GB"/>
        </w:rPr>
        <w:t>es</w:t>
      </w:r>
    </w:p>
    <w:p w14:paraId="4F9FBA16" w14:textId="08E88736" w:rsidR="00C41A0B" w:rsidRDefault="00C41A0B" w:rsidP="00C41A0B">
      <w:pPr>
        <w:pStyle w:val="BodyText"/>
        <w:rPr>
          <w:lang w:val="en-GB"/>
        </w:rPr>
      </w:pPr>
    </w:p>
    <w:p w14:paraId="5B97DC89" w14:textId="77777777" w:rsidR="00C41A0B" w:rsidRPr="00C41A0B" w:rsidRDefault="00C41A0B" w:rsidP="0017467E">
      <w:pPr>
        <w:pStyle w:val="BodyText"/>
        <w:rPr>
          <w:lang w:val="en-GB"/>
        </w:rPr>
      </w:pPr>
    </w:p>
    <w:p w14:paraId="57E21E58" w14:textId="51B04553" w:rsidR="003546CE" w:rsidRDefault="003546CE">
      <w:pPr>
        <w:pStyle w:val="BodyText"/>
        <w:rPr>
          <w:lang w:val="en-GB"/>
        </w:rPr>
      </w:pPr>
    </w:p>
    <w:p w14:paraId="72605299" w14:textId="77777777" w:rsidR="00D51779" w:rsidRPr="003546CE" w:rsidRDefault="00D51779" w:rsidP="0017467E">
      <w:pPr>
        <w:pStyle w:val="BodyText"/>
        <w:rPr>
          <w:lang w:val="en-GB"/>
        </w:rPr>
      </w:pPr>
    </w:p>
    <w:p w14:paraId="4148CA62" w14:textId="77777777" w:rsidR="00C17A43" w:rsidRPr="0017467E" w:rsidRDefault="00795B13">
      <w:pPr>
        <w:pStyle w:val="Heading2"/>
        <w:rPr>
          <w:sz w:val="32"/>
          <w:szCs w:val="32"/>
          <w:lang w:val="en-GB"/>
        </w:rPr>
      </w:pPr>
      <w:bookmarkStart w:id="81" w:name="X127103336b33e1d088f6436a8705b2ec5addb7d"/>
      <w:bookmarkEnd w:id="49"/>
      <w:bookmarkEnd w:id="50"/>
      <w:bookmarkEnd w:id="72"/>
      <w:bookmarkEnd w:id="76"/>
      <w:bookmarkEnd w:id="80"/>
      <w:commentRangeStart w:id="82"/>
      <w:r w:rsidRPr="0017467E">
        <w:rPr>
          <w:sz w:val="32"/>
          <w:szCs w:val="32"/>
          <w:lang w:val="en-GB"/>
        </w:rPr>
        <w:lastRenderedPageBreak/>
        <w:t>Electronic Supplementary Material</w:t>
      </w:r>
      <w:commentRangeEnd w:id="82"/>
      <w:r w:rsidRPr="0017467E">
        <w:rPr>
          <w:rStyle w:val="CommentReference"/>
          <w:rFonts w:asciiTheme="minorHAnsi" w:eastAsiaTheme="minorHAnsi" w:hAnsiTheme="minorHAnsi" w:cstheme="minorBidi"/>
          <w:b w:val="0"/>
          <w:bCs w:val="0"/>
          <w:color w:val="auto"/>
          <w:sz w:val="32"/>
          <w:szCs w:val="32"/>
        </w:rPr>
        <w:commentReference w:id="82"/>
      </w:r>
    </w:p>
    <w:p w14:paraId="2088E8F8" w14:textId="77777777" w:rsidR="00C17A43" w:rsidRDefault="00795B13">
      <w:pPr>
        <w:pStyle w:val="Heading2"/>
        <w:rPr>
          <w:lang w:val="en-GB"/>
        </w:rPr>
      </w:pPr>
      <w:r>
        <w:rPr>
          <w:lang w:val="en-GB"/>
        </w:rPr>
        <w:t>Visits and approaches to the unassigned flowers</w:t>
      </w:r>
    </w:p>
    <w:p w14:paraId="3F5E43FE" w14:textId="5F914460" w:rsidR="00C17A43" w:rsidRDefault="00795B13">
      <w:pPr>
        <w:pStyle w:val="FirstParagraph"/>
        <w:rPr>
          <w:lang w:val="en-GB"/>
        </w:rPr>
      </w:pPr>
      <w:r>
        <w:rPr>
          <w:lang w:val="en-GB"/>
        </w:rPr>
        <w:t>Only two out of the array of eight flowers were assigned uniquely to each bat</w:t>
      </w:r>
      <w:r w:rsidR="00D51779">
        <w:rPr>
          <w:lang w:val="en-GB"/>
        </w:rPr>
        <w:t>, and it was only these two flowers that could reward each bat.</w:t>
      </w:r>
      <w:r>
        <w:rPr>
          <w:lang w:val="en-GB"/>
        </w:rPr>
        <w:t xml:space="preserve"> </w:t>
      </w:r>
      <w:r w:rsidR="00D51779">
        <w:rPr>
          <w:lang w:val="en-GB"/>
        </w:rPr>
        <w:t>However,</w:t>
      </w:r>
      <w:r>
        <w:rPr>
          <w:lang w:val="en-GB"/>
        </w:rPr>
        <w:t xml:space="preserve"> all the flowers were accessible to all the animals. The number of approaches to and attempts to get a reward from all the flowers, both assigned and not assigned, is shown in Figure 1</w:t>
      </w:r>
      <w:r w:rsidR="003A1060">
        <w:rPr>
          <w:lang w:val="en-GB"/>
        </w:rPr>
        <w:t>2</w:t>
      </w:r>
      <w:r>
        <w:rPr>
          <w:lang w:val="en-GB"/>
        </w:rPr>
        <w:t>.</w:t>
      </w:r>
    </w:p>
    <w:p w14:paraId="1E632F35" w14:textId="77777777" w:rsidR="00C17A43" w:rsidRDefault="00795B13">
      <w:pPr>
        <w:pStyle w:val="CaptionedFigure"/>
        <w:rPr>
          <w:lang w:val="en-GB"/>
        </w:rPr>
      </w:pPr>
      <w:r>
        <w:rPr>
          <w:noProof/>
        </w:rPr>
        <w:drawing>
          <wp:inline distT="0" distB="0" distL="0" distR="0" wp14:anchorId="52AFF1C6" wp14:editId="42DB1D09">
            <wp:extent cx="5334000" cy="3733800"/>
            <wp:effectExtent l="0" t="0" r="0" b="0"/>
            <wp:docPr id="10" name="Picture" descr="Figure 10: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unassigned-flowers-1.png"/>
                    <pic:cNvPicPr>
                      <a:picLocks noChangeAspect="1" noChangeArrowheads="1"/>
                    </pic:cNvPicPr>
                  </pic:nvPicPr>
                  <pic:blipFill>
                    <a:blip r:embed="rId25"/>
                    <a:stretch>
                      <a:fillRect/>
                    </a:stretch>
                  </pic:blipFill>
                  <pic:spPr bwMode="auto">
                    <a:xfrm>
                      <a:off x="0" y="0"/>
                      <a:ext cx="5334000" cy="3733800"/>
                    </a:xfrm>
                    <a:prstGeom prst="rect">
                      <a:avLst/>
                    </a:prstGeom>
                    <a:noFill/>
                    <a:ln w="9525">
                      <a:noFill/>
                      <a:headEnd/>
                      <a:tailEnd/>
                    </a:ln>
                  </pic:spPr>
                </pic:pic>
              </a:graphicData>
            </a:graphic>
          </wp:inline>
        </w:drawing>
      </w:r>
    </w:p>
    <w:p w14:paraId="5E16C61D" w14:textId="62F8FD26" w:rsidR="00C17A43" w:rsidRDefault="00795B13">
      <w:pPr>
        <w:pStyle w:val="ImageCaption"/>
        <w:rPr>
          <w:lang w:val="en-GB"/>
        </w:rPr>
      </w:pPr>
      <w:r>
        <w:rPr>
          <w:lang w:val="en-GB"/>
        </w:rPr>
        <w:t>Figure 1</w:t>
      </w:r>
      <w:r w:rsidR="00417DD3">
        <w:rPr>
          <w:lang w:val="en-GB"/>
        </w:rPr>
        <w:t>2</w:t>
      </w:r>
      <w:r>
        <w:rPr>
          <w:lang w:val="en-GB"/>
        </w:rPr>
        <w:t>: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2ABB39C7" w14:textId="051498B0" w:rsidR="00C17A43" w:rsidRDefault="00795B13">
      <w:pPr>
        <w:pStyle w:val="BodyText"/>
        <w:rPr>
          <w:lang w:val="en-GB"/>
        </w:rPr>
      </w:pPr>
      <w:r>
        <w:rPr>
          <w:lang w:val="en-GB"/>
        </w:rPr>
        <w:t>The number of approaches or attempts to get a reward at the non-assigned flowers was a small proportion of the overall number of approaches and reward-attempts at the flowers, less than 10% every night on average as Figure 1</w:t>
      </w:r>
      <w:r w:rsidR="003A1060">
        <w:rPr>
          <w:lang w:val="en-GB"/>
        </w:rPr>
        <w:t>3</w:t>
      </w:r>
      <w:r>
        <w:rPr>
          <w:lang w:val="en-GB"/>
        </w:rPr>
        <w:t xml:space="preserve"> shows.</w:t>
      </w:r>
    </w:p>
    <w:p w14:paraId="6BA448B4" w14:textId="77777777" w:rsidR="00C17A43" w:rsidRDefault="00795B13">
      <w:pPr>
        <w:pStyle w:val="CaptionedFigure"/>
        <w:rPr>
          <w:lang w:val="en-GB"/>
        </w:rPr>
      </w:pPr>
      <w:r>
        <w:rPr>
          <w:noProof/>
        </w:rPr>
        <w:lastRenderedPageBreak/>
        <w:drawing>
          <wp:inline distT="0" distB="0" distL="0" distR="0" wp14:anchorId="6AF5AF85" wp14:editId="6E5B6591">
            <wp:extent cx="5334000" cy="4267200"/>
            <wp:effectExtent l="0" t="0" r="0" b="0"/>
            <wp:docPr id="11" name="Picture" descr="Figure 11: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roportion-unassigned-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18861130" w14:textId="02325169" w:rsidR="00C17A43" w:rsidRDefault="00795B13">
      <w:pPr>
        <w:pStyle w:val="ImageCaption"/>
        <w:rPr>
          <w:lang w:val="en-GB"/>
        </w:rPr>
      </w:pPr>
      <w:r>
        <w:rPr>
          <w:lang w:val="en-GB"/>
        </w:rPr>
        <w:t>Figure 1</w:t>
      </w:r>
      <w:r w:rsidR="00417DD3">
        <w:rPr>
          <w:lang w:val="en-GB"/>
        </w:rPr>
        <w:t>3</w:t>
      </w:r>
      <w:r>
        <w:rPr>
          <w:lang w:val="en-GB"/>
        </w:rPr>
        <w:t>: Proportion of visits or approaches to the un-assigned flowers out of the total number of visits or approaches to flowers. Coloured points are data from individual bats. Black points are the mean proportion per night and the error bars are 89% C</w:t>
      </w:r>
      <w:r w:rsidR="00485456">
        <w:rPr>
          <w:lang w:val="en-GB"/>
        </w:rPr>
        <w:t>i</w:t>
      </w:r>
      <w:r>
        <w:rPr>
          <w:lang w:val="en-GB"/>
        </w:rPr>
        <w:t>s</w:t>
      </w:r>
    </w:p>
    <w:p w14:paraId="6A4E1236" w14:textId="77777777" w:rsidR="00C17A43" w:rsidRDefault="00795B13">
      <w:pPr>
        <w:pStyle w:val="Heading2"/>
        <w:rPr>
          <w:lang w:val="en-GB"/>
        </w:rPr>
      </w:pPr>
      <w:bookmarkStart w:id="83" w:name="details-of-the-statistical-analyses"/>
      <w:bookmarkEnd w:id="81"/>
      <w:r>
        <w:rPr>
          <w:lang w:val="en-GB"/>
        </w:rPr>
        <w:t>Details of the statistical analyses</w:t>
      </w:r>
    </w:p>
    <w:p w14:paraId="501D8F29" w14:textId="77777777" w:rsidR="00C17A43" w:rsidRDefault="00795B13">
      <w:pPr>
        <w:pStyle w:val="FirstParagraph"/>
        <w:rPr>
          <w:lang w:val="en-GB"/>
        </w:rPr>
      </w:pPr>
      <w:r>
        <w:rPr>
          <w:lang w:val="en-GB"/>
        </w:rPr>
        <w:t xml:space="preserve">Weakly informative priors were used for the generalized linear </w:t>
      </w:r>
      <w:proofErr w:type="gramStart"/>
      <w:r>
        <w:rPr>
          <w:lang w:val="en-GB"/>
        </w:rPr>
        <w:t>mixed-models</w:t>
      </w:r>
      <w:proofErr w:type="gramEnd"/>
      <w:r>
        <w:rPr>
          <w:lang w:val="en-GB"/>
        </w:rPr>
        <w:t xml:space="preserve"> in </w:t>
      </w:r>
      <w:r>
        <w:rPr>
          <w:rStyle w:val="VerbatimChar"/>
          <w:lang w:val="en-GB"/>
        </w:rPr>
        <w:t>brms</w:t>
      </w:r>
      <w:r>
        <w:rPr>
          <w:lang w:val="en-GB"/>
        </w:rPr>
        <w:t xml:space="preserve">. The random intercepts and slopes were given a </w:t>
      </w:r>
      <w:proofErr w:type="gramStart"/>
      <w:r>
        <w:rPr>
          <w:lang w:val="en-GB"/>
        </w:rPr>
        <w:t>Normal</w:t>
      </w:r>
      <w:proofErr w:type="gramEnd"/>
      <w:r>
        <w:rPr>
          <w:lang w:val="en-GB"/>
        </w:rPr>
        <w:t xml:space="preserve"> distribution with a mean of 0, and a standard deviation drawn from a Cauchy distribution with a mean of 0 and a standard deviation of 1. All the models were estimated using 4 chains with a thinning interval of 3, with 1200 warm-up samples and 1200 post-warm-up samples for the model with the first experimental night and block treated differently; 2000 warm-up samples and 2000 post-warm-up samples for the model of the first bin of 10 visits after a reversal; and 1000 warm-up samples and 1000 post-warm-up samples for the others.</w:t>
      </w:r>
    </w:p>
    <w:p w14:paraId="190A072A" w14:textId="77777777" w:rsidR="00C17A43" w:rsidRDefault="00795B13">
      <w:pPr>
        <w:pStyle w:val="BodyText"/>
        <w:rPr>
          <w:lang w:val="en-GB"/>
        </w:rPr>
      </w:pPr>
      <w:r>
        <w:rPr>
          <w:lang w:val="en-GB"/>
        </w:rPr>
        <w:t xml:space="preserve">For the model investigating the effect of experimental night and block on the number of perseverative visits, a negative-binomial likelihood function was used. Experimental night, block and their interaction were fixed effects and random </w:t>
      </w:r>
      <w:proofErr w:type="gramStart"/>
      <w:r>
        <w:rPr>
          <w:lang w:val="en-GB"/>
        </w:rPr>
        <w:t>slopes</w:t>
      </w:r>
      <w:proofErr w:type="gramEnd"/>
      <w:r>
        <w:rPr>
          <w:lang w:val="en-GB"/>
        </w:rPr>
        <w:t xml:space="preserve"> and intercepts were used to fit regression lines for each individual animal.</w:t>
      </w:r>
    </w:p>
    <w:p w14:paraId="30C1A5FC" w14:textId="544AABE5" w:rsidR="00C17A43" w:rsidRDefault="00795B13">
      <w:pPr>
        <w:pStyle w:val="BodyText"/>
        <w:rPr>
          <w:lang w:val="en-GB"/>
        </w:rPr>
      </w:pPr>
      <w:r>
        <w:rPr>
          <w:lang w:val="en-GB"/>
        </w:rPr>
        <w:t xml:space="preserve">The model investigating the effect of experimental night, </w:t>
      </w:r>
      <w:proofErr w:type="gramStart"/>
      <w:r>
        <w:rPr>
          <w:lang w:val="en-GB"/>
        </w:rPr>
        <w:t>block</w:t>
      </w:r>
      <w:proofErr w:type="gramEnd"/>
      <w:r>
        <w:rPr>
          <w:lang w:val="en-GB"/>
        </w:rPr>
        <w:t xml:space="preserve"> and bin on the </w:t>
      </w:r>
      <w:proofErr w:type="spellStart"/>
      <w:r>
        <w:rPr>
          <w:lang w:val="en-GB"/>
        </w:rPr>
        <w:t>Prop</w:t>
      </w:r>
      <w:r>
        <w:rPr>
          <w:vertAlign w:val="subscript"/>
          <w:lang w:val="en-GB"/>
        </w:rPr>
        <w:t>rew</w:t>
      </w:r>
      <w:proofErr w:type="spellEnd"/>
      <w:r>
        <w:rPr>
          <w:lang w:val="en-GB"/>
        </w:rPr>
        <w:t xml:space="preserve"> (calculated only over the two flowers assigned to a bat) used a binomial likelihood function </w:t>
      </w:r>
      <w:r>
        <w:rPr>
          <w:lang w:val="en-GB"/>
        </w:rPr>
        <w:lastRenderedPageBreak/>
        <w:t xml:space="preserve">with experimental night, block, bin and their interactions as fixed effects; random slopes and intercepts were used to fit regression lines for the individuals. The model of the change in </w:t>
      </w:r>
      <w:proofErr w:type="spellStart"/>
      <w:r>
        <w:rPr>
          <w:lang w:val="en-GB"/>
        </w:rPr>
        <w:t>Prop</w:t>
      </w:r>
      <w:r>
        <w:rPr>
          <w:vertAlign w:val="subscript"/>
          <w:lang w:val="en-GB"/>
        </w:rPr>
        <w:t>rew</w:t>
      </w:r>
      <w:proofErr w:type="spellEnd"/>
      <w:r>
        <w:rPr>
          <w:lang w:val="en-GB"/>
        </w:rPr>
        <w:t xml:space="preserve"> in the exploratory analysis also used a binomial likelihood function</w:t>
      </w:r>
      <w:r w:rsidR="00485456">
        <w:rPr>
          <w:lang w:val="en-GB"/>
        </w:rPr>
        <w:t xml:space="preserve"> with </w:t>
      </w:r>
      <w:r w:rsidR="00FD0881">
        <w:rPr>
          <w:lang w:val="en-GB"/>
        </w:rPr>
        <w:t>night and block as categorical predictors.</w:t>
      </w:r>
      <w:r>
        <w:rPr>
          <w:lang w:val="en-GB"/>
        </w:rPr>
        <w:t xml:space="preserve"> </w:t>
      </w:r>
      <w:r w:rsidR="00FD0881">
        <w:rPr>
          <w:lang w:val="en-GB"/>
        </w:rPr>
        <w:t>T</w:t>
      </w:r>
      <w:r>
        <w:rPr>
          <w:lang w:val="en-GB"/>
        </w:rPr>
        <w:t>he first night and the first block of every night was treated as one level of the categorical variables and the other nights and other blocks of each night as the other level. The first night and first block were the reference categories.</w:t>
      </w:r>
      <w:r w:rsidR="00FD0881">
        <w:rPr>
          <w:lang w:val="en-GB"/>
        </w:rPr>
        <w:t xml:space="preserve"> Random slopes and intercepts were used to fit regression lines for the individuals.</w:t>
      </w:r>
    </w:p>
    <w:p w14:paraId="10097237" w14:textId="4FB14C21" w:rsidR="00C17A43" w:rsidRDefault="00795B13">
      <w:pPr>
        <w:pStyle w:val="BodyText"/>
        <w:rPr>
          <w:lang w:val="en-GB"/>
        </w:rPr>
      </w:pPr>
      <w:r>
        <w:rPr>
          <w:lang w:val="en-GB"/>
        </w:rPr>
        <w:t>Visual inspection of the trace plots, the number of effective samples, the Gelman-Rubin convergence diagnostic (</w:t>
      </w:r>
      <m:oMath>
        <m:acc>
          <m:accPr>
            <m:ctrlPr>
              <w:rPr>
                <w:rFonts w:ascii="Cambria Math" w:hAnsi="Cambria Math"/>
                <w:lang w:val="en-GB"/>
              </w:rPr>
            </m:ctrlPr>
          </m:accPr>
          <m:e>
            <m:r>
              <w:rPr>
                <w:rFonts w:ascii="Cambria Math" w:hAnsi="Cambria Math"/>
                <w:lang w:val="en-GB"/>
              </w:rPr>
              <m:t>R</m:t>
            </m:r>
          </m:e>
        </m:acc>
      </m:oMath>
      <w:r>
        <w:rPr>
          <w:lang w:val="en-GB"/>
        </w:rPr>
        <w:t xml:space="preserve">) and the calculation of posterior predictions for the same clusters were all used to assess the fit of the models. In </w:t>
      </w:r>
      <w:r w:rsidR="003A29C2">
        <w:rPr>
          <w:lang w:val="en-GB"/>
        </w:rPr>
        <w:t>all</w:t>
      </w:r>
      <w:r>
        <w:rPr>
          <w:lang w:val="en-GB"/>
        </w:rPr>
        <w:t xml:space="preserve"> the models the </w:t>
      </w:r>
      <m:oMath>
        <m:acc>
          <m:accPr>
            <m:ctrlPr>
              <w:rPr>
                <w:rFonts w:ascii="Cambria Math" w:hAnsi="Cambria Math"/>
                <w:lang w:val="en-GB"/>
              </w:rPr>
            </m:ctrlPr>
          </m:accPr>
          <m:e>
            <m:r>
              <w:rPr>
                <w:rFonts w:ascii="Cambria Math" w:hAnsi="Cambria Math"/>
                <w:lang w:val="en-GB"/>
              </w:rPr>
              <m:t>R</m:t>
            </m:r>
          </m:e>
        </m:acc>
      </m:oMath>
      <w:r>
        <w:rPr>
          <w:lang w:val="en-GB"/>
        </w:rPr>
        <w:t xml:space="preserve"> was equal to 1 for all the chains.</w:t>
      </w:r>
    </w:p>
    <w:p w14:paraId="556F6E43" w14:textId="35E42F32" w:rsidR="00C17A43" w:rsidRDefault="00795B13">
      <w:pPr>
        <w:pStyle w:val="Heading2"/>
        <w:rPr>
          <w:lang w:val="en-GB"/>
        </w:rPr>
      </w:pPr>
      <w:bookmarkStart w:id="84" w:name="Xa60b6b72da929e2802074a938fed4ccc0bf9682"/>
      <w:bookmarkEnd w:id="83"/>
      <w:r>
        <w:rPr>
          <w:lang w:val="en-GB"/>
        </w:rPr>
        <w:t xml:space="preserve">Posterior predictive checks of the </w:t>
      </w:r>
      <w:r w:rsidR="009E68E0">
        <w:rPr>
          <w:lang w:val="en-GB"/>
        </w:rPr>
        <w:t xml:space="preserve">confirmatory </w:t>
      </w:r>
      <w:r>
        <w:rPr>
          <w:lang w:val="en-GB"/>
        </w:rPr>
        <w:t xml:space="preserve">model of the </w:t>
      </w:r>
      <w:proofErr w:type="spellStart"/>
      <w:r>
        <w:rPr>
          <w:lang w:val="en-GB"/>
        </w:rPr>
        <w:t>Prop</w:t>
      </w:r>
      <w:r>
        <w:rPr>
          <w:vertAlign w:val="subscript"/>
          <w:lang w:val="en-GB"/>
        </w:rPr>
        <w:t>rew</w:t>
      </w:r>
      <w:proofErr w:type="spellEnd"/>
    </w:p>
    <w:p w14:paraId="2EE5E8B7" w14:textId="3F5B2A18" w:rsidR="00C17A43" w:rsidRDefault="00795B13">
      <w:pPr>
        <w:pStyle w:val="FirstParagraph"/>
        <w:rPr>
          <w:lang w:val="en-GB"/>
        </w:rPr>
      </w:pPr>
      <w:r>
        <w:rPr>
          <w:lang w:val="en-GB"/>
        </w:rPr>
        <w:t xml:space="preserve">We carried out a posterior predictive check of the confirmatory model of the </w:t>
      </w:r>
      <w:proofErr w:type="spellStart"/>
      <w:r>
        <w:rPr>
          <w:lang w:val="en-GB"/>
        </w:rPr>
        <w:t>Prop</w:t>
      </w:r>
      <w:r>
        <w:rPr>
          <w:vertAlign w:val="subscript"/>
          <w:lang w:val="en-GB"/>
        </w:rPr>
        <w:t>rew</w:t>
      </w:r>
      <w:proofErr w:type="spellEnd"/>
      <w:r>
        <w:rPr>
          <w:lang w:val="en-GB"/>
        </w:rPr>
        <w:t xml:space="preserve"> </w:t>
      </w:r>
      <w:proofErr w:type="gramStart"/>
      <w:r>
        <w:rPr>
          <w:lang w:val="en-GB"/>
        </w:rPr>
        <w:t>in order to</w:t>
      </w:r>
      <w:proofErr w:type="gramEnd"/>
      <w:r>
        <w:rPr>
          <w:lang w:val="en-GB"/>
        </w:rPr>
        <w:t xml:space="preserve"> check the models’ descriptive adequacy - the agreement of the models with the empirical data, which is a basic goal of </w:t>
      </w:r>
      <w:proofErr w:type="spellStart"/>
      <w:r>
        <w:rPr>
          <w:lang w:val="en-GB"/>
        </w:rPr>
        <w:t>modeling</w:t>
      </w:r>
      <w:proofErr w:type="spellEnd"/>
      <w:r>
        <w:rPr>
          <w:lang w:val="en-GB"/>
        </w:rPr>
        <w:t xml:space="preserve"> </w:t>
      </w:r>
      <w:r w:rsidR="008133F6">
        <w:rPr>
          <w:lang w:val="en-GB"/>
        </w:rPr>
        <w:t>(Shiffrin et al., 2008).</w:t>
      </w:r>
      <w:r>
        <w:rPr>
          <w:lang w:val="en-GB"/>
        </w:rPr>
        <w:t xml:space="preserve"> Posterior samples from the posterior predictive distribution were computed for the data used to fit the models and plotted in Figure 12. A visual comparison of the two reveals a close correspondence between the data and the posterior samples of the model.</w:t>
      </w:r>
    </w:p>
    <w:p w14:paraId="451D8F4B" w14:textId="77777777" w:rsidR="00C17A43" w:rsidRDefault="00795B13">
      <w:pPr>
        <w:pStyle w:val="CaptionedFigure"/>
        <w:rPr>
          <w:lang w:val="en-GB"/>
        </w:rPr>
      </w:pPr>
      <w:r>
        <w:rPr>
          <w:noProof/>
        </w:rPr>
        <w:drawing>
          <wp:inline distT="0" distB="0" distL="0" distR="0" wp14:anchorId="43546D60" wp14:editId="18F4E5E7">
            <wp:extent cx="5334000" cy="3368842"/>
            <wp:effectExtent l="0" t="0" r="0" b="0"/>
            <wp:docPr id="12" name="Picture" descr="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results_alone_files/figure-docx/posterior-day-block-bin-1.png"/>
                    <pic:cNvPicPr>
                      <a:picLocks noChangeAspect="1" noChangeArrowheads="1"/>
                    </pic:cNvPicPr>
                  </pic:nvPicPr>
                  <pic:blipFill>
                    <a:blip r:embed="rId27"/>
                    <a:stretch>
                      <a:fillRect/>
                    </a:stretch>
                  </pic:blipFill>
                  <pic:spPr bwMode="auto">
                    <a:xfrm>
                      <a:off x="0" y="0"/>
                      <a:ext cx="5334000" cy="3368842"/>
                    </a:xfrm>
                    <a:prstGeom prst="rect">
                      <a:avLst/>
                    </a:prstGeom>
                    <a:noFill/>
                    <a:ln w="9525">
                      <a:noFill/>
                      <a:headEnd/>
                      <a:tailEnd/>
                    </a:ln>
                  </pic:spPr>
                </pic:pic>
              </a:graphicData>
            </a:graphic>
          </wp:inline>
        </w:drawing>
      </w:r>
    </w:p>
    <w:p w14:paraId="1A0F0FC8" w14:textId="7C659EA7" w:rsidR="00C17A43" w:rsidRDefault="00795B13">
      <w:pPr>
        <w:pStyle w:val="ImageCaption"/>
        <w:rPr>
          <w:lang w:val="en-GB"/>
        </w:rPr>
      </w:pPr>
      <w:r>
        <w:rPr>
          <w:lang w:val="en-GB"/>
        </w:rPr>
        <w:t>Figure 12: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bookmarkEnd w:id="36"/>
      <w:bookmarkEnd w:id="84"/>
    </w:p>
    <w:p w14:paraId="60DCB193" w14:textId="72EF9667" w:rsidR="00CF505A" w:rsidRDefault="00205FD5" w:rsidP="0094457F">
      <w:pPr>
        <w:pStyle w:val="Heading2"/>
        <w:rPr>
          <w:sz w:val="32"/>
          <w:szCs w:val="32"/>
          <w:lang w:val="en-GB"/>
        </w:rPr>
      </w:pPr>
      <w:r>
        <w:rPr>
          <w:sz w:val="32"/>
          <w:szCs w:val="32"/>
          <w:lang w:val="en-GB"/>
        </w:rPr>
        <w:lastRenderedPageBreak/>
        <w:t>References</w:t>
      </w:r>
    </w:p>
    <w:p w14:paraId="6C69EAEC" w14:textId="77777777" w:rsidR="00993889" w:rsidRPr="0017467E" w:rsidRDefault="00993889" w:rsidP="00993889">
      <w:pPr>
        <w:pStyle w:val="BodyText"/>
        <w:rPr>
          <w:lang w:val="en-GB"/>
        </w:rPr>
      </w:pPr>
    </w:p>
    <w:p w14:paraId="7D5BEA12" w14:textId="77777777" w:rsidR="0077452D" w:rsidRDefault="0077452D" w:rsidP="00993889">
      <w:pPr>
        <w:pStyle w:val="Bibliography"/>
      </w:pPr>
      <w:bookmarkStart w:id="85" w:name="ref-audet_whats_2017"/>
      <w:bookmarkStart w:id="86" w:name="refs"/>
      <w:proofErr w:type="spellStart"/>
      <w:r>
        <w:t>Audet</w:t>
      </w:r>
      <w:proofErr w:type="spellEnd"/>
      <w:r>
        <w:t xml:space="preserve">, Jean-Nicolas, and Louis Lefebvre. 2017. “What’s Flexible in Behavioral Flexibility?” </w:t>
      </w:r>
      <w:r>
        <w:rPr>
          <w:i/>
          <w:iCs/>
        </w:rPr>
        <w:t>Behavioral Ecology</w:t>
      </w:r>
      <w:r>
        <w:t xml:space="preserve"> 28 (4): 943–47. </w:t>
      </w:r>
      <w:hyperlink r:id="rId28">
        <w:r>
          <w:rPr>
            <w:rStyle w:val="Hyperlink"/>
          </w:rPr>
          <w:t>https://doi.org/10.1093/beheco/arx007</w:t>
        </w:r>
      </w:hyperlink>
      <w:r>
        <w:t>.</w:t>
      </w:r>
    </w:p>
    <w:p w14:paraId="4A2FA408" w14:textId="1A12ABA9" w:rsidR="0077452D" w:rsidRPr="00651E22" w:rsidRDefault="0077452D" w:rsidP="00993889">
      <w:pPr>
        <w:pStyle w:val="Bibliography"/>
        <w:rPr>
          <w:lang w:val="de-DE"/>
        </w:rPr>
      </w:pPr>
      <w:bookmarkStart w:id="87" w:name="ref-baker_sugar_1998"/>
      <w:bookmarkEnd w:id="85"/>
      <w:r>
        <w:t xml:space="preserve">Baker, Herbert G., Irene Baker, and Scott A. Hodges. 1998. “Sugar Composition of Nectars and Fruits Consumed by Birds and Bats in the Tropics and Subtropics.” </w:t>
      </w:r>
      <w:proofErr w:type="spellStart"/>
      <w:r w:rsidRPr="00651E22">
        <w:rPr>
          <w:i/>
          <w:iCs/>
          <w:lang w:val="de-DE"/>
        </w:rPr>
        <w:t>Biotropica</w:t>
      </w:r>
      <w:proofErr w:type="spellEnd"/>
      <w:r w:rsidRPr="00651E22">
        <w:rPr>
          <w:lang w:val="de-DE"/>
        </w:rPr>
        <w:t xml:space="preserve"> 30 (4): 559–86. </w:t>
      </w:r>
      <w:hyperlink r:id="rId29">
        <w:r w:rsidRPr="00651E22">
          <w:rPr>
            <w:rStyle w:val="Hyperlink"/>
            <w:lang w:val="de-DE"/>
          </w:rPr>
          <w:t>https://doi.org/10.1111/j.1744-7429.1998.tb00097.x</w:t>
        </w:r>
      </w:hyperlink>
      <w:r w:rsidRPr="00651E22">
        <w:rPr>
          <w:lang w:val="de-DE"/>
        </w:rPr>
        <w:t>.</w:t>
      </w:r>
    </w:p>
    <w:p w14:paraId="4E257E6F" w14:textId="31D49E49" w:rsidR="0077452D" w:rsidRDefault="0077452D" w:rsidP="00993889">
      <w:pPr>
        <w:pStyle w:val="Bibliography"/>
      </w:pPr>
      <w:bookmarkStart w:id="88" w:name="ref-bond_serial_2007-1"/>
      <w:bookmarkEnd w:id="87"/>
      <w:r>
        <w:t xml:space="preserve">Bond, Alan B., Alan C. Kamil, and Russell P. </w:t>
      </w:r>
      <w:proofErr w:type="spellStart"/>
      <w:r>
        <w:t>Balda</w:t>
      </w:r>
      <w:proofErr w:type="spellEnd"/>
      <w:r>
        <w:t>. 2007. “Serial Reversal Learning and the Evolution of Behavioral Flexibility in Three Species of North American Corvids (</w:t>
      </w:r>
      <w:proofErr w:type="spellStart"/>
      <w:r>
        <w:rPr>
          <w:i/>
          <w:iCs/>
        </w:rPr>
        <w:t>Gymnorhinus</w:t>
      </w:r>
      <w:proofErr w:type="spellEnd"/>
      <w:r>
        <w:rPr>
          <w:i/>
          <w:iCs/>
        </w:rPr>
        <w:t xml:space="preserve"> </w:t>
      </w:r>
      <w:proofErr w:type="spellStart"/>
      <w:r w:rsidR="00AE79E5">
        <w:rPr>
          <w:i/>
          <w:iCs/>
        </w:rPr>
        <w:t>c</w:t>
      </w:r>
      <w:r>
        <w:rPr>
          <w:i/>
          <w:iCs/>
        </w:rPr>
        <w:t>yanocephalus</w:t>
      </w:r>
      <w:proofErr w:type="spellEnd"/>
      <w:r>
        <w:rPr>
          <w:i/>
          <w:iCs/>
        </w:rPr>
        <w:t xml:space="preserve">, </w:t>
      </w:r>
      <w:proofErr w:type="spellStart"/>
      <w:r>
        <w:rPr>
          <w:i/>
          <w:iCs/>
        </w:rPr>
        <w:t>Nucifraga</w:t>
      </w:r>
      <w:proofErr w:type="spellEnd"/>
      <w:r>
        <w:rPr>
          <w:i/>
          <w:iCs/>
        </w:rPr>
        <w:t xml:space="preserve"> </w:t>
      </w:r>
      <w:proofErr w:type="spellStart"/>
      <w:r w:rsidR="00AE79E5">
        <w:rPr>
          <w:i/>
          <w:iCs/>
        </w:rPr>
        <w:t>c</w:t>
      </w:r>
      <w:r>
        <w:rPr>
          <w:i/>
          <w:iCs/>
        </w:rPr>
        <w:t>olumbiana</w:t>
      </w:r>
      <w:proofErr w:type="spellEnd"/>
      <w:r>
        <w:rPr>
          <w:i/>
          <w:iCs/>
        </w:rPr>
        <w:t xml:space="preserve">, </w:t>
      </w:r>
      <w:proofErr w:type="spellStart"/>
      <w:r>
        <w:rPr>
          <w:i/>
          <w:iCs/>
        </w:rPr>
        <w:t>Aphelocoma</w:t>
      </w:r>
      <w:proofErr w:type="spellEnd"/>
      <w:r>
        <w:rPr>
          <w:i/>
          <w:iCs/>
        </w:rPr>
        <w:t xml:space="preserve"> </w:t>
      </w:r>
      <w:r w:rsidR="00AE79E5">
        <w:rPr>
          <w:i/>
          <w:iCs/>
        </w:rPr>
        <w:t>c</w:t>
      </w:r>
      <w:r>
        <w:rPr>
          <w:i/>
          <w:iCs/>
        </w:rPr>
        <w:t>alifornica</w:t>
      </w:r>
      <w:r>
        <w:t xml:space="preserve">).” </w:t>
      </w:r>
      <w:r>
        <w:rPr>
          <w:i/>
          <w:iCs/>
        </w:rPr>
        <w:t>Journal of Comparative Psychology</w:t>
      </w:r>
      <w:r>
        <w:t xml:space="preserve"> 121 (4): 372–79. </w:t>
      </w:r>
      <w:hyperlink r:id="rId30">
        <w:r>
          <w:rPr>
            <w:rStyle w:val="Hyperlink"/>
          </w:rPr>
          <w:t>https://doi.org/10.1037/0735-7036.121.4.372</w:t>
        </w:r>
      </w:hyperlink>
      <w:r>
        <w:t>.</w:t>
      </w:r>
    </w:p>
    <w:p w14:paraId="53737A71" w14:textId="77907E88" w:rsidR="00811755" w:rsidRDefault="0077452D" w:rsidP="00993889">
      <w:pPr>
        <w:pStyle w:val="Bibliography"/>
      </w:pPr>
      <w:bookmarkStart w:id="89" w:name="ref-burkner_brms_2017"/>
      <w:bookmarkEnd w:id="88"/>
      <w:proofErr w:type="spellStart"/>
      <w:r>
        <w:t>Bürkner</w:t>
      </w:r>
      <w:proofErr w:type="spellEnd"/>
      <w:r>
        <w:t>, Paul-Christian. 2017. “</w:t>
      </w:r>
      <w:r>
        <w:rPr>
          <w:b/>
          <w:bCs/>
        </w:rPr>
        <w:t>Brms</w:t>
      </w:r>
      <w:r>
        <w:t xml:space="preserve">: An </w:t>
      </w:r>
      <w:r w:rsidR="005F1CCD">
        <w:rPr>
          <w:i/>
          <w:iCs/>
        </w:rPr>
        <w:t>R</w:t>
      </w:r>
      <w:r>
        <w:t xml:space="preserve"> Package for Bayesian Multilevel Models Using </w:t>
      </w:r>
      <w:r>
        <w:rPr>
          <w:i/>
          <w:iCs/>
        </w:rPr>
        <w:t>Stan</w:t>
      </w:r>
      <w:r>
        <w:t xml:space="preserve">.” </w:t>
      </w:r>
      <w:r>
        <w:rPr>
          <w:i/>
          <w:iCs/>
        </w:rPr>
        <w:t>Journal of Statistical Software</w:t>
      </w:r>
      <w:r>
        <w:t xml:space="preserve"> 80 (1)</w:t>
      </w:r>
      <w:r w:rsidR="00107689">
        <w:t>:</w:t>
      </w:r>
      <w:r>
        <w:t xml:space="preserve"> </w:t>
      </w:r>
      <w:r w:rsidR="00CF505A">
        <w:t>1</w:t>
      </w:r>
      <w:r w:rsidR="000F7DC0">
        <w:t xml:space="preserve">–28. </w:t>
      </w:r>
      <w:hyperlink r:id="rId31" w:history="1">
        <w:r w:rsidR="000C53B8" w:rsidRPr="000C53B8">
          <w:rPr>
            <w:rStyle w:val="Hyperlink"/>
          </w:rPr>
          <w:t>https://doi.org/10.18637/jss.v080.i01</w:t>
        </w:r>
      </w:hyperlink>
      <w:r>
        <w:t>.</w:t>
      </w:r>
    </w:p>
    <w:p w14:paraId="738C9C8C" w14:textId="70C4EB69" w:rsidR="00C51BAA" w:rsidRPr="0017467E" w:rsidRDefault="00C51BAA" w:rsidP="00C51BAA">
      <w:pPr>
        <w:spacing w:after="0"/>
        <w:rPr>
          <w:rFonts w:eastAsia="Times New Roman" w:cs="Times New Roman"/>
          <w:lang w:val="en-IN" w:eastAsia="en-GB"/>
        </w:rPr>
      </w:pPr>
      <w:r w:rsidRPr="0017467E">
        <w:rPr>
          <w:rFonts w:eastAsia="Times New Roman" w:cs="Arial"/>
          <w:color w:val="222222"/>
          <w:shd w:val="clear" w:color="auto" w:fill="FFFFFF"/>
          <w:lang w:val="en-IN" w:eastAsia="en-GB"/>
        </w:rPr>
        <w:t xml:space="preserve">Carpenter, Bob, Andrew Gelman, Matthew D. Hoffman, Daniel Lee, Ben Goodrich, Michael Betancourt, Marcus Brubaker, </w:t>
      </w:r>
      <w:proofErr w:type="spellStart"/>
      <w:r w:rsidRPr="0017467E">
        <w:rPr>
          <w:rFonts w:eastAsia="Times New Roman" w:cs="Arial"/>
          <w:color w:val="222222"/>
          <w:shd w:val="clear" w:color="auto" w:fill="FFFFFF"/>
          <w:lang w:val="en-IN" w:eastAsia="en-GB"/>
        </w:rPr>
        <w:t>Jiqiang</w:t>
      </w:r>
      <w:proofErr w:type="spellEnd"/>
      <w:r w:rsidRPr="0017467E">
        <w:rPr>
          <w:rFonts w:eastAsia="Times New Roman" w:cs="Arial"/>
          <w:color w:val="222222"/>
          <w:shd w:val="clear" w:color="auto" w:fill="FFFFFF"/>
          <w:lang w:val="en-IN" w:eastAsia="en-GB"/>
        </w:rPr>
        <w:t xml:space="preserve"> Guo, Peter Li, and Allen Riddell.</w:t>
      </w:r>
      <w:r>
        <w:rPr>
          <w:rFonts w:eastAsia="Times New Roman" w:cs="Arial"/>
          <w:color w:val="222222"/>
          <w:shd w:val="clear" w:color="auto" w:fill="FFFFFF"/>
          <w:lang w:val="en-IN" w:eastAsia="en-GB"/>
        </w:rPr>
        <w:t xml:space="preserve"> 2017.</w:t>
      </w:r>
      <w:r w:rsidRPr="0017467E">
        <w:rPr>
          <w:rFonts w:eastAsia="Times New Roman" w:cs="Arial"/>
          <w:color w:val="222222"/>
          <w:shd w:val="clear" w:color="auto" w:fill="FFFFFF"/>
          <w:lang w:val="en-IN" w:eastAsia="en-GB"/>
        </w:rPr>
        <w:t xml:space="preserve"> "</w:t>
      </w:r>
      <w:r w:rsidRPr="0017467E">
        <w:rPr>
          <w:rFonts w:eastAsia="Times New Roman" w:cs="Arial"/>
          <w:i/>
          <w:iCs/>
          <w:color w:val="222222"/>
          <w:shd w:val="clear" w:color="auto" w:fill="FFFFFF"/>
          <w:lang w:val="en-IN" w:eastAsia="en-GB"/>
        </w:rPr>
        <w:t>Stan</w:t>
      </w:r>
      <w:r w:rsidRPr="0017467E">
        <w:rPr>
          <w:rFonts w:eastAsia="Times New Roman" w:cs="Arial"/>
          <w:color w:val="222222"/>
          <w:shd w:val="clear" w:color="auto" w:fill="FFFFFF"/>
          <w:lang w:val="en-IN" w:eastAsia="en-GB"/>
        </w:rPr>
        <w:t>: A probabilistic programming language." </w:t>
      </w:r>
      <w:r w:rsidRPr="0017467E">
        <w:rPr>
          <w:rFonts w:eastAsia="Times New Roman" w:cs="Arial"/>
          <w:i/>
          <w:iCs/>
          <w:color w:val="222222"/>
          <w:shd w:val="clear" w:color="auto" w:fill="FFFFFF"/>
          <w:lang w:val="en-IN" w:eastAsia="en-GB"/>
        </w:rPr>
        <w:t xml:space="preserve">Journal of </w:t>
      </w:r>
      <w:r w:rsidR="00372030">
        <w:rPr>
          <w:rFonts w:eastAsia="Times New Roman" w:cs="Arial"/>
          <w:i/>
          <w:iCs/>
          <w:color w:val="222222"/>
          <w:shd w:val="clear" w:color="auto" w:fill="FFFFFF"/>
          <w:lang w:val="en-IN" w:eastAsia="en-GB"/>
        </w:rPr>
        <w:t>S</w:t>
      </w:r>
      <w:r w:rsidRPr="0017467E">
        <w:rPr>
          <w:rFonts w:eastAsia="Times New Roman" w:cs="Arial"/>
          <w:i/>
          <w:iCs/>
          <w:color w:val="222222"/>
          <w:shd w:val="clear" w:color="auto" w:fill="FFFFFF"/>
          <w:lang w:val="en-IN" w:eastAsia="en-GB"/>
        </w:rPr>
        <w:t>tatistical</w:t>
      </w:r>
      <w:r w:rsidR="00372030">
        <w:rPr>
          <w:rFonts w:eastAsia="Times New Roman" w:cs="Arial"/>
          <w:i/>
          <w:iCs/>
          <w:color w:val="222222"/>
          <w:shd w:val="clear" w:color="auto" w:fill="FFFFFF"/>
          <w:lang w:val="en-IN" w:eastAsia="en-GB"/>
        </w:rPr>
        <w:t xml:space="preserve"> S</w:t>
      </w:r>
      <w:r w:rsidRPr="0017467E">
        <w:rPr>
          <w:rFonts w:eastAsia="Times New Roman" w:cs="Arial"/>
          <w:i/>
          <w:iCs/>
          <w:color w:val="222222"/>
          <w:shd w:val="clear" w:color="auto" w:fill="FFFFFF"/>
          <w:lang w:val="en-IN" w:eastAsia="en-GB"/>
        </w:rPr>
        <w:t>oftware</w:t>
      </w:r>
      <w:r w:rsidRPr="0017467E">
        <w:rPr>
          <w:rFonts w:eastAsia="Times New Roman" w:cs="Arial"/>
          <w:color w:val="222222"/>
          <w:shd w:val="clear" w:color="auto" w:fill="FFFFFF"/>
          <w:lang w:val="en-IN" w:eastAsia="en-GB"/>
        </w:rPr>
        <w:t> 76</w:t>
      </w:r>
      <w:r>
        <w:rPr>
          <w:rFonts w:eastAsia="Times New Roman" w:cs="Arial"/>
          <w:color w:val="222222"/>
          <w:shd w:val="clear" w:color="auto" w:fill="FFFFFF"/>
          <w:lang w:val="en-IN" w:eastAsia="en-GB"/>
        </w:rPr>
        <w:t xml:space="preserve"> (1): 1–32. </w:t>
      </w:r>
      <w:r w:rsidR="00372030" w:rsidRPr="00372030">
        <w:rPr>
          <w:rFonts w:eastAsia="Times New Roman" w:cs="Arial"/>
          <w:color w:val="222222"/>
          <w:shd w:val="clear" w:color="auto" w:fill="FFFFFF"/>
          <w:lang w:val="en-IN" w:eastAsia="en-GB"/>
        </w:rPr>
        <w:t>https://www.osti.gov/servlets/purl/1430202</w:t>
      </w:r>
    </w:p>
    <w:p w14:paraId="44AACDD0" w14:textId="77777777" w:rsidR="00C51BAA" w:rsidRPr="0017467E" w:rsidRDefault="00C51BAA" w:rsidP="0017467E">
      <w:pPr>
        <w:spacing w:after="0"/>
        <w:rPr>
          <w:rFonts w:eastAsia="Times New Roman" w:cs="Times New Roman"/>
          <w:lang w:val="en-IN" w:eastAsia="en-GB"/>
        </w:rPr>
      </w:pPr>
    </w:p>
    <w:p w14:paraId="6C6AC756" w14:textId="3ED8249A" w:rsidR="005B2923" w:rsidRPr="00B73587" w:rsidRDefault="005B2923" w:rsidP="00993889">
      <w:pPr>
        <w:pStyle w:val="Bibliography"/>
      </w:pPr>
      <w:proofErr w:type="spellStart"/>
      <w:r w:rsidRPr="0017467E">
        <w:rPr>
          <w:rFonts w:eastAsia="Times New Roman" w:cs="Arial"/>
          <w:color w:val="222222"/>
          <w:shd w:val="clear" w:color="auto" w:fill="FFFFFF"/>
          <w:lang w:val="en-IN" w:eastAsia="en-GB"/>
        </w:rPr>
        <w:t>Croston</w:t>
      </w:r>
      <w:proofErr w:type="spellEnd"/>
      <w:r w:rsidRPr="0017467E">
        <w:rPr>
          <w:rFonts w:eastAsia="Times New Roman" w:cs="Arial"/>
          <w:color w:val="222222"/>
          <w:shd w:val="clear" w:color="auto" w:fill="FFFFFF"/>
          <w:lang w:val="en-IN" w:eastAsia="en-GB"/>
        </w:rPr>
        <w:t xml:space="preserve">, Rebecca, Carrie L. Branch, Angela M. </w:t>
      </w:r>
      <w:proofErr w:type="spellStart"/>
      <w:r w:rsidRPr="0017467E">
        <w:rPr>
          <w:rFonts w:eastAsia="Times New Roman" w:cs="Arial"/>
          <w:color w:val="222222"/>
          <w:shd w:val="clear" w:color="auto" w:fill="FFFFFF"/>
          <w:lang w:val="en-IN" w:eastAsia="en-GB"/>
        </w:rPr>
        <w:t>Pitera</w:t>
      </w:r>
      <w:proofErr w:type="spellEnd"/>
      <w:r w:rsidRPr="0017467E">
        <w:rPr>
          <w:rFonts w:eastAsia="Times New Roman" w:cs="Arial"/>
          <w:color w:val="222222"/>
          <w:shd w:val="clear" w:color="auto" w:fill="FFFFFF"/>
          <w:lang w:val="en-IN" w:eastAsia="en-GB"/>
        </w:rPr>
        <w:t xml:space="preserve">, </w:t>
      </w:r>
      <w:proofErr w:type="spellStart"/>
      <w:r w:rsidRPr="0017467E">
        <w:rPr>
          <w:rFonts w:eastAsia="Times New Roman" w:cs="Arial"/>
          <w:color w:val="222222"/>
          <w:shd w:val="clear" w:color="auto" w:fill="FFFFFF"/>
          <w:lang w:val="en-IN" w:eastAsia="en-GB"/>
        </w:rPr>
        <w:t>Dovid</w:t>
      </w:r>
      <w:proofErr w:type="spellEnd"/>
      <w:r w:rsidRPr="0017467E">
        <w:rPr>
          <w:rFonts w:eastAsia="Times New Roman" w:cs="Arial"/>
          <w:color w:val="222222"/>
          <w:shd w:val="clear" w:color="auto" w:fill="FFFFFF"/>
          <w:lang w:val="en-IN" w:eastAsia="en-GB"/>
        </w:rPr>
        <w:t xml:space="preserve"> Y. </w:t>
      </w:r>
      <w:proofErr w:type="spellStart"/>
      <w:r w:rsidRPr="0017467E">
        <w:rPr>
          <w:rFonts w:eastAsia="Times New Roman" w:cs="Arial"/>
          <w:color w:val="222222"/>
          <w:shd w:val="clear" w:color="auto" w:fill="FFFFFF"/>
          <w:lang w:val="en-IN" w:eastAsia="en-GB"/>
        </w:rPr>
        <w:t>Kozlovsky</w:t>
      </w:r>
      <w:proofErr w:type="spellEnd"/>
      <w:r w:rsidRPr="0017467E">
        <w:rPr>
          <w:rFonts w:eastAsia="Times New Roman" w:cs="Arial"/>
          <w:color w:val="222222"/>
          <w:shd w:val="clear" w:color="auto" w:fill="FFFFFF"/>
          <w:lang w:val="en-IN" w:eastAsia="en-GB"/>
        </w:rPr>
        <w:t xml:space="preserve">, Eli S. Bridge, Thomas L. </w:t>
      </w:r>
      <w:proofErr w:type="spellStart"/>
      <w:r w:rsidRPr="0017467E">
        <w:rPr>
          <w:rFonts w:eastAsia="Times New Roman" w:cs="Arial"/>
          <w:color w:val="222222"/>
          <w:shd w:val="clear" w:color="auto" w:fill="FFFFFF"/>
          <w:lang w:val="en-IN" w:eastAsia="en-GB"/>
        </w:rPr>
        <w:t>Parchman</w:t>
      </w:r>
      <w:proofErr w:type="spellEnd"/>
      <w:r w:rsidRPr="0017467E">
        <w:rPr>
          <w:rFonts w:eastAsia="Times New Roman" w:cs="Arial"/>
          <w:color w:val="222222"/>
          <w:shd w:val="clear" w:color="auto" w:fill="FFFFFF"/>
          <w:lang w:val="en-IN" w:eastAsia="en-GB"/>
        </w:rPr>
        <w:t xml:space="preserve">, and Vladimir V. </w:t>
      </w:r>
      <w:proofErr w:type="spellStart"/>
      <w:r w:rsidRPr="0017467E">
        <w:rPr>
          <w:rFonts w:eastAsia="Times New Roman" w:cs="Arial"/>
          <w:color w:val="222222"/>
          <w:shd w:val="clear" w:color="auto" w:fill="FFFFFF"/>
          <w:lang w:val="en-IN" w:eastAsia="en-GB"/>
        </w:rPr>
        <w:t>Pravosudov</w:t>
      </w:r>
      <w:proofErr w:type="spellEnd"/>
      <w:r w:rsidRPr="0017467E">
        <w:rPr>
          <w:rFonts w:eastAsia="Times New Roman" w:cs="Arial"/>
          <w:color w:val="222222"/>
          <w:shd w:val="clear" w:color="auto" w:fill="FFFFFF"/>
          <w:lang w:val="en-IN" w:eastAsia="en-GB"/>
        </w:rPr>
        <w:t>. 2017. "Predictably harsh environment is associated with reduced cognitive flexibility in wild food-caching mountain chickadees." </w:t>
      </w:r>
      <w:r w:rsidRPr="0017467E">
        <w:rPr>
          <w:rFonts w:eastAsia="Times New Roman" w:cs="Arial"/>
          <w:i/>
          <w:iCs/>
          <w:color w:val="222222"/>
          <w:shd w:val="clear" w:color="auto" w:fill="FFFFFF"/>
          <w:lang w:val="en-IN" w:eastAsia="en-GB"/>
        </w:rPr>
        <w:t>Animal Behaviour</w:t>
      </w:r>
      <w:r w:rsidRPr="0017467E">
        <w:rPr>
          <w:rFonts w:eastAsia="Times New Roman" w:cs="Arial"/>
          <w:color w:val="222222"/>
          <w:shd w:val="clear" w:color="auto" w:fill="FFFFFF"/>
          <w:lang w:val="en-IN" w:eastAsia="en-GB"/>
        </w:rPr>
        <w:t> 123: 139-149.</w:t>
      </w:r>
      <w:r w:rsidR="00811755" w:rsidRPr="0017467E">
        <w:rPr>
          <w:rFonts w:eastAsia="Times New Roman" w:cs="Arial"/>
          <w:color w:val="222222"/>
          <w:shd w:val="clear" w:color="auto" w:fill="FFFFFF"/>
          <w:lang w:val="en-IN" w:eastAsia="en-GB"/>
        </w:rPr>
        <w:t xml:space="preserve"> </w:t>
      </w:r>
      <w:hyperlink r:id="rId32" w:tgtFrame="_blank" w:tooltip="Persistent link using digital object identifier" w:history="1">
        <w:r w:rsidR="00811755" w:rsidRPr="0017467E">
          <w:rPr>
            <w:rStyle w:val="Hyperlink"/>
            <w:rFonts w:cs="Arial"/>
            <w:color w:val="0C7DBB"/>
          </w:rPr>
          <w:t>https://doi.org/10.1016/j.anbehav.2016.10.004</w:t>
        </w:r>
      </w:hyperlink>
    </w:p>
    <w:p w14:paraId="5D6B5C9F" w14:textId="65C74A0B" w:rsidR="004139B3" w:rsidRDefault="0077452D" w:rsidP="0017467E">
      <w:pPr>
        <w:pStyle w:val="Bibliography"/>
      </w:pPr>
      <w:bookmarkStart w:id="90" w:name="ref-dhawan_more_2019"/>
      <w:bookmarkEnd w:id="89"/>
      <w:r>
        <w:t xml:space="preserve">Dhawan, Sandeep S., David S. Tait, and Verity J. Brown. 2019. “More Rapid Reversal Learning Following Overtraining in the Rat Is Evidence That </w:t>
      </w:r>
      <w:proofErr w:type="spellStart"/>
      <w:r>
        <w:t>Behavioural</w:t>
      </w:r>
      <w:proofErr w:type="spellEnd"/>
      <w:r>
        <w:t xml:space="preserve"> and Cognitive Flexibility Are Dissociable.” </w:t>
      </w:r>
      <w:proofErr w:type="spellStart"/>
      <w:r>
        <w:rPr>
          <w:i/>
          <w:iCs/>
        </w:rPr>
        <w:t>Behavioural</w:t>
      </w:r>
      <w:proofErr w:type="spellEnd"/>
      <w:r>
        <w:rPr>
          <w:i/>
          <w:iCs/>
        </w:rPr>
        <w:t xml:space="preserve"> Brain Research</w:t>
      </w:r>
      <w:r>
        <w:t xml:space="preserve"> 363</w:t>
      </w:r>
      <w:r w:rsidR="00107689">
        <w:t xml:space="preserve">: </w:t>
      </w:r>
      <w:r>
        <w:t xml:space="preserve">45–52. </w:t>
      </w:r>
      <w:hyperlink r:id="rId33">
        <w:r>
          <w:rPr>
            <w:rStyle w:val="Hyperlink"/>
          </w:rPr>
          <w:t>https://doi.org/10.1016/j.bbr.2019.01.055</w:t>
        </w:r>
      </w:hyperlink>
      <w:r>
        <w:t>.</w:t>
      </w:r>
      <w:bookmarkStart w:id="91" w:name="Xd57deff653ac25b8574b585e6174f8180c4c7d5"/>
      <w:bookmarkEnd w:id="90"/>
    </w:p>
    <w:p w14:paraId="3B6B417F" w14:textId="1A6C3FE6" w:rsidR="006F520A" w:rsidRPr="0017467E" w:rsidRDefault="00F65AEA" w:rsidP="0017467E">
      <w:pPr>
        <w:pStyle w:val="Bibliography"/>
      </w:pPr>
      <w:r w:rsidRPr="0017467E">
        <w:rPr>
          <w:rFonts w:eastAsia="Times New Roman" w:cs="Arial"/>
          <w:color w:val="222222"/>
          <w:shd w:val="clear" w:color="auto" w:fill="FFFFFF"/>
          <w:lang w:val="en-IN" w:eastAsia="en-GB"/>
        </w:rPr>
        <w:t xml:space="preserve">Harrell Jr, Frank E., Maintainer Charles Dupont. </w:t>
      </w:r>
      <w:r w:rsidR="006F520A" w:rsidRPr="0017467E">
        <w:rPr>
          <w:rFonts w:eastAsia="Times New Roman" w:cs="Arial"/>
          <w:color w:val="222222"/>
          <w:shd w:val="clear" w:color="auto" w:fill="FFFFFF"/>
          <w:lang w:val="en-IN" w:eastAsia="en-GB"/>
        </w:rPr>
        <w:t xml:space="preserve">2007. </w:t>
      </w:r>
      <w:r w:rsidRPr="0017467E">
        <w:rPr>
          <w:rFonts w:eastAsia="Times New Roman" w:cs="Arial"/>
          <w:color w:val="222222"/>
          <w:shd w:val="clear" w:color="auto" w:fill="FFFFFF"/>
          <w:lang w:val="en-IN" w:eastAsia="en-GB"/>
        </w:rPr>
        <w:t>"The design package." </w:t>
      </w:r>
      <w:r w:rsidRPr="0017467E">
        <w:rPr>
          <w:rFonts w:eastAsia="Times New Roman" w:cs="Arial"/>
          <w:i/>
          <w:iCs/>
          <w:color w:val="222222"/>
          <w:shd w:val="clear" w:color="auto" w:fill="FFFFFF"/>
          <w:lang w:val="en-IN" w:eastAsia="en-GB"/>
        </w:rPr>
        <w:t>R package version</w:t>
      </w:r>
      <w:r w:rsidRPr="0017467E">
        <w:rPr>
          <w:rFonts w:eastAsia="Times New Roman" w:cs="Arial"/>
          <w:color w:val="222222"/>
          <w:shd w:val="clear" w:color="auto" w:fill="FFFFFF"/>
          <w:lang w:val="en-IN" w:eastAsia="en-GB"/>
        </w:rPr>
        <w:t> </w:t>
      </w:r>
      <w:r w:rsidR="002E00BA" w:rsidRPr="0017467E">
        <w:rPr>
          <w:rFonts w:eastAsia="Times New Roman" w:cs="Arial"/>
          <w:color w:val="222222"/>
          <w:shd w:val="clear" w:color="auto" w:fill="FFFFFF"/>
          <w:lang w:val="en-IN" w:eastAsia="en-GB"/>
        </w:rPr>
        <w:t>2</w:t>
      </w:r>
      <w:r w:rsidR="003B01BF" w:rsidRPr="0017467E">
        <w:rPr>
          <w:rFonts w:eastAsia="Times New Roman" w:cs="Arial"/>
          <w:color w:val="222222"/>
          <w:shd w:val="clear" w:color="auto" w:fill="FFFFFF"/>
          <w:lang w:val="en-IN" w:eastAsia="en-GB"/>
        </w:rPr>
        <w:t xml:space="preserve"> </w:t>
      </w:r>
      <w:r w:rsidR="004139B3" w:rsidRPr="0017467E">
        <w:rPr>
          <w:rFonts w:ascii="Times New Roman" w:eastAsia="Times New Roman" w:hAnsi="Times New Roman" w:cs="Times New Roman"/>
          <w:lang w:val="en-IN" w:eastAsia="en-GB"/>
        </w:rPr>
        <w:t xml:space="preserve"> </w:t>
      </w:r>
      <w:r w:rsidR="004139B3" w:rsidRPr="0017467E">
        <w:rPr>
          <w:rFonts w:eastAsia="Times New Roman" w:cs="Times New Roman"/>
          <w:lang w:val="en-IN" w:eastAsia="en-GB"/>
        </w:rPr>
        <w:t>http://biostat.mc.vanderbilt.edu/s/Design</w:t>
      </w:r>
      <w:r w:rsidR="004139B3" w:rsidRPr="0017467E">
        <w:rPr>
          <w:rFonts w:ascii="Times New Roman" w:eastAsia="Times New Roman" w:hAnsi="Times New Roman" w:cs="Times New Roman"/>
          <w:lang w:val="en-IN" w:eastAsia="en-GB"/>
        </w:rPr>
        <w:t xml:space="preserve"> </w:t>
      </w:r>
    </w:p>
    <w:p w14:paraId="20C0BB08" w14:textId="1FD741CE" w:rsidR="00A95B1E" w:rsidRPr="004139B3" w:rsidRDefault="00A95B1E" w:rsidP="00993889">
      <w:pPr>
        <w:pStyle w:val="Bibliography"/>
      </w:pPr>
      <w:r w:rsidRPr="00FD5CF2">
        <w:rPr>
          <w:rFonts w:eastAsia="Times New Roman" w:cs="Arial"/>
          <w:color w:val="222222"/>
          <w:shd w:val="clear" w:color="auto" w:fill="FFFFFF"/>
          <w:lang w:val="en-IN" w:eastAsia="en-GB"/>
        </w:rPr>
        <w:t xml:space="preserve">Hampton, Robert R., Sara J. </w:t>
      </w:r>
      <w:proofErr w:type="spellStart"/>
      <w:r w:rsidRPr="00FD5CF2">
        <w:rPr>
          <w:rFonts w:eastAsia="Times New Roman" w:cs="Arial"/>
          <w:color w:val="222222"/>
          <w:shd w:val="clear" w:color="auto" w:fill="FFFFFF"/>
          <w:lang w:val="en-IN" w:eastAsia="en-GB"/>
        </w:rPr>
        <w:t>Shettleworth</w:t>
      </w:r>
      <w:proofErr w:type="spellEnd"/>
      <w:r w:rsidRPr="00FD5CF2">
        <w:rPr>
          <w:rFonts w:eastAsia="Times New Roman" w:cs="Arial"/>
          <w:color w:val="222222"/>
          <w:shd w:val="clear" w:color="auto" w:fill="FFFFFF"/>
          <w:lang w:val="en-IN" w:eastAsia="en-GB"/>
        </w:rPr>
        <w:t xml:space="preserve">, and Richard P. Westwood. </w:t>
      </w:r>
      <w:r w:rsidR="00E36149">
        <w:rPr>
          <w:rFonts w:eastAsia="Times New Roman" w:cs="Arial"/>
          <w:color w:val="222222"/>
          <w:shd w:val="clear" w:color="auto" w:fill="FFFFFF"/>
          <w:lang w:val="en-IN" w:eastAsia="en-GB"/>
        </w:rPr>
        <w:t>1998.</w:t>
      </w:r>
      <w:r w:rsidRPr="00FD5CF2">
        <w:rPr>
          <w:rFonts w:eastAsia="Times New Roman" w:cs="Arial"/>
          <w:color w:val="222222"/>
          <w:shd w:val="clear" w:color="auto" w:fill="FFFFFF"/>
          <w:lang w:val="en-IN" w:eastAsia="en-GB"/>
        </w:rPr>
        <w:t>"Proactive interference, recency, and associative strength: Comparisons of black-capped chickadees and dark-eyed juncos." </w:t>
      </w:r>
      <w:r w:rsidRPr="00FD5CF2">
        <w:rPr>
          <w:rFonts w:eastAsia="Times New Roman" w:cs="Arial"/>
          <w:i/>
          <w:iCs/>
          <w:color w:val="222222"/>
          <w:shd w:val="clear" w:color="auto" w:fill="FFFFFF"/>
          <w:lang w:val="en-IN" w:eastAsia="en-GB"/>
        </w:rPr>
        <w:t xml:space="preserve">Animal Learning &amp; </w:t>
      </w:r>
      <w:proofErr w:type="spellStart"/>
      <w:r w:rsidRPr="00FD5CF2">
        <w:rPr>
          <w:rFonts w:eastAsia="Times New Roman" w:cs="Arial"/>
          <w:i/>
          <w:iCs/>
          <w:color w:val="222222"/>
          <w:shd w:val="clear" w:color="auto" w:fill="FFFFFF"/>
          <w:lang w:val="en-IN" w:eastAsia="en-GB"/>
        </w:rPr>
        <w:t>Behavior</w:t>
      </w:r>
      <w:proofErr w:type="spellEnd"/>
      <w:r w:rsidRPr="00FD5CF2">
        <w:rPr>
          <w:rFonts w:eastAsia="Times New Roman" w:cs="Arial"/>
          <w:color w:val="222222"/>
          <w:shd w:val="clear" w:color="auto" w:fill="FFFFFF"/>
          <w:lang w:val="en-IN" w:eastAsia="en-GB"/>
        </w:rPr>
        <w:t> 26</w:t>
      </w:r>
      <w:r w:rsidR="00E36149">
        <w:rPr>
          <w:rFonts w:eastAsia="Times New Roman" w:cs="Arial"/>
          <w:color w:val="222222"/>
          <w:shd w:val="clear" w:color="auto" w:fill="FFFFFF"/>
          <w:lang w:val="en-IN" w:eastAsia="en-GB"/>
        </w:rPr>
        <w:t xml:space="preserve"> (</w:t>
      </w:r>
      <w:r w:rsidRPr="00FD5CF2">
        <w:rPr>
          <w:rFonts w:eastAsia="Times New Roman" w:cs="Arial"/>
          <w:color w:val="222222"/>
          <w:shd w:val="clear" w:color="auto" w:fill="FFFFFF"/>
          <w:lang w:val="en-IN" w:eastAsia="en-GB"/>
        </w:rPr>
        <w:t>4</w:t>
      </w:r>
      <w:r w:rsidR="00E36149">
        <w:rPr>
          <w:rFonts w:eastAsia="Times New Roman" w:cs="Arial"/>
          <w:color w:val="222222"/>
          <w:shd w:val="clear" w:color="auto" w:fill="FFFFFF"/>
          <w:lang w:val="en-IN" w:eastAsia="en-GB"/>
        </w:rPr>
        <w:t>)</w:t>
      </w:r>
      <w:r w:rsidR="00934763">
        <w:rPr>
          <w:rFonts w:eastAsia="Times New Roman" w:cs="Arial"/>
          <w:color w:val="222222"/>
          <w:shd w:val="clear" w:color="auto" w:fill="FFFFFF"/>
          <w:lang w:val="en-IN" w:eastAsia="en-GB"/>
        </w:rPr>
        <w:t>:</w:t>
      </w:r>
      <w:r w:rsidRPr="00FD5CF2">
        <w:rPr>
          <w:rFonts w:eastAsia="Times New Roman" w:cs="Arial"/>
          <w:color w:val="222222"/>
          <w:shd w:val="clear" w:color="auto" w:fill="FFFFFF"/>
          <w:lang w:val="en-IN" w:eastAsia="en-GB"/>
        </w:rPr>
        <w:t xml:space="preserve"> 475-485.</w:t>
      </w:r>
      <w:r w:rsidRPr="00FD5CF2">
        <w:rPr>
          <w:rFonts w:cs="Segoe UI"/>
          <w:color w:val="333333"/>
          <w:shd w:val="clear" w:color="auto" w:fill="FCFCFC"/>
        </w:rPr>
        <w:t xml:space="preserve"> </w:t>
      </w:r>
      <w:r w:rsidRPr="00FD5CF2">
        <w:rPr>
          <w:rFonts w:eastAsia="Times New Roman" w:cs="Segoe UI"/>
          <w:color w:val="333333"/>
          <w:shd w:val="clear" w:color="auto" w:fill="FCFCFC"/>
          <w:lang w:val="en-IN" w:eastAsia="en-GB"/>
        </w:rPr>
        <w:t>https://doi.org/10.3758/BF03199241</w:t>
      </w:r>
    </w:p>
    <w:p w14:paraId="070FA00B" w14:textId="7685D6E8" w:rsidR="0055236A" w:rsidRDefault="0077452D" w:rsidP="0017467E">
      <w:pPr>
        <w:pStyle w:val="Bibliography"/>
      </w:pPr>
      <w:bookmarkStart w:id="92" w:name="ref-hermer_elevation-related_2018"/>
      <w:bookmarkEnd w:id="91"/>
      <w:proofErr w:type="spellStart"/>
      <w:r>
        <w:t>Hermer</w:t>
      </w:r>
      <w:proofErr w:type="spellEnd"/>
      <w:r>
        <w:t xml:space="preserve">, Ethan, Maxime </w:t>
      </w:r>
      <w:proofErr w:type="spellStart"/>
      <w:r>
        <w:t>Cauchoix</w:t>
      </w:r>
      <w:proofErr w:type="spellEnd"/>
      <w:r>
        <w:t>, Alexis S</w:t>
      </w:r>
      <w:r w:rsidR="00F56E8A">
        <w:t>.</w:t>
      </w:r>
      <w:r>
        <w:t xml:space="preserve"> </w:t>
      </w:r>
      <w:proofErr w:type="spellStart"/>
      <w:r>
        <w:t>Chaine</w:t>
      </w:r>
      <w:proofErr w:type="spellEnd"/>
      <w:r>
        <w:t xml:space="preserve">, and Julie </w:t>
      </w:r>
      <w:proofErr w:type="spellStart"/>
      <w:r>
        <w:t>Morand</w:t>
      </w:r>
      <w:proofErr w:type="spellEnd"/>
      <w:r>
        <w:t>-Ferron. 2018. “Elevation-Related Difference in Serial Reversal Learning Ability in a Non</w:t>
      </w:r>
      <w:r w:rsidR="004C188B">
        <w:t>-S</w:t>
      </w:r>
      <w:r>
        <w:t xml:space="preserve">catter Hoarding Passerine.” </w:t>
      </w:r>
      <w:r>
        <w:rPr>
          <w:i/>
          <w:iCs/>
        </w:rPr>
        <w:t>Behavioral Ecology</w:t>
      </w:r>
      <w:r>
        <w:t xml:space="preserve"> 29 (4): 840–47. </w:t>
      </w:r>
      <w:hyperlink r:id="rId34">
        <w:r>
          <w:rPr>
            <w:rStyle w:val="Hyperlink"/>
          </w:rPr>
          <w:t>https://doi.org/10.1093/beheco/ary067</w:t>
        </w:r>
      </w:hyperlink>
      <w:r>
        <w:t>.</w:t>
      </w:r>
    </w:p>
    <w:p w14:paraId="5D7ED7E0" w14:textId="1EB42A3C" w:rsidR="003B01BF" w:rsidRDefault="003B01BF" w:rsidP="00993889">
      <w:pPr>
        <w:pStyle w:val="Bibliography"/>
      </w:pPr>
      <w:r w:rsidRPr="0017467E">
        <w:rPr>
          <w:rFonts w:eastAsia="Times New Roman" w:cs="Arial"/>
          <w:color w:val="222222"/>
          <w:shd w:val="clear" w:color="auto" w:fill="FFFFFF"/>
          <w:lang w:val="en-IN" w:eastAsia="en-GB"/>
        </w:rPr>
        <w:lastRenderedPageBreak/>
        <w:t xml:space="preserve">Lewis, Jody L., and Alan C. Kamil. </w:t>
      </w:r>
      <w:r w:rsidR="00C93D80">
        <w:rPr>
          <w:rFonts w:eastAsia="Times New Roman" w:cs="Arial"/>
          <w:color w:val="222222"/>
          <w:shd w:val="clear" w:color="auto" w:fill="FFFFFF"/>
          <w:lang w:val="en-IN" w:eastAsia="en-GB"/>
        </w:rPr>
        <w:t xml:space="preserve">2006. </w:t>
      </w:r>
      <w:r w:rsidRPr="0017467E">
        <w:rPr>
          <w:rFonts w:eastAsia="Times New Roman" w:cs="Arial"/>
          <w:color w:val="222222"/>
          <w:shd w:val="clear" w:color="auto" w:fill="FFFFFF"/>
          <w:lang w:val="en-IN" w:eastAsia="en-GB"/>
        </w:rPr>
        <w:t xml:space="preserve">"Interference effects in the memory for serially presented locations in </w:t>
      </w:r>
      <w:r w:rsidR="00C93D80">
        <w:rPr>
          <w:rFonts w:eastAsia="Times New Roman" w:cs="Arial"/>
          <w:color w:val="222222"/>
          <w:shd w:val="clear" w:color="auto" w:fill="FFFFFF"/>
          <w:lang w:val="en-IN" w:eastAsia="en-GB"/>
        </w:rPr>
        <w:t>C</w:t>
      </w:r>
      <w:r w:rsidRPr="0017467E">
        <w:rPr>
          <w:rFonts w:eastAsia="Times New Roman" w:cs="Arial"/>
          <w:color w:val="222222"/>
          <w:shd w:val="clear" w:color="auto" w:fill="FFFFFF"/>
          <w:lang w:val="en-IN" w:eastAsia="en-GB"/>
        </w:rPr>
        <w:t xml:space="preserve">lark's nutcrackers, </w:t>
      </w:r>
      <w:proofErr w:type="spellStart"/>
      <w:r w:rsidRPr="0017467E">
        <w:rPr>
          <w:rFonts w:eastAsia="Times New Roman" w:cs="Arial"/>
          <w:i/>
          <w:iCs/>
          <w:color w:val="222222"/>
          <w:shd w:val="clear" w:color="auto" w:fill="FFFFFF"/>
          <w:lang w:val="en-IN" w:eastAsia="en-GB"/>
        </w:rPr>
        <w:t>Nucifraga</w:t>
      </w:r>
      <w:proofErr w:type="spellEnd"/>
      <w:r w:rsidRPr="0017467E">
        <w:rPr>
          <w:rFonts w:eastAsia="Times New Roman" w:cs="Arial"/>
          <w:i/>
          <w:iCs/>
          <w:color w:val="222222"/>
          <w:shd w:val="clear" w:color="auto" w:fill="FFFFFF"/>
          <w:lang w:val="en-IN" w:eastAsia="en-GB"/>
        </w:rPr>
        <w:t xml:space="preserve"> </w:t>
      </w:r>
      <w:proofErr w:type="spellStart"/>
      <w:r w:rsidRPr="0017467E">
        <w:rPr>
          <w:rFonts w:eastAsia="Times New Roman" w:cs="Arial"/>
          <w:i/>
          <w:iCs/>
          <w:color w:val="222222"/>
          <w:shd w:val="clear" w:color="auto" w:fill="FFFFFF"/>
          <w:lang w:val="en-IN" w:eastAsia="en-GB"/>
        </w:rPr>
        <w:t>columbiana</w:t>
      </w:r>
      <w:proofErr w:type="spellEnd"/>
      <w:r w:rsidRPr="0017467E">
        <w:rPr>
          <w:rFonts w:eastAsia="Times New Roman" w:cs="Arial"/>
          <w:color w:val="222222"/>
          <w:shd w:val="clear" w:color="auto" w:fill="FFFFFF"/>
          <w:lang w:val="en-IN" w:eastAsia="en-GB"/>
        </w:rPr>
        <w:t>." </w:t>
      </w:r>
      <w:r w:rsidRPr="0017467E">
        <w:rPr>
          <w:rFonts w:eastAsia="Times New Roman" w:cs="Arial"/>
          <w:i/>
          <w:iCs/>
          <w:color w:val="222222"/>
          <w:shd w:val="clear" w:color="auto" w:fill="FFFFFF"/>
          <w:lang w:val="en-IN" w:eastAsia="en-GB"/>
        </w:rPr>
        <w:t xml:space="preserve">Journal of Experimental Psychology: Animal </w:t>
      </w:r>
      <w:proofErr w:type="spellStart"/>
      <w:r w:rsidRPr="0017467E">
        <w:rPr>
          <w:rFonts w:eastAsia="Times New Roman" w:cs="Arial"/>
          <w:i/>
          <w:iCs/>
          <w:color w:val="222222"/>
          <w:shd w:val="clear" w:color="auto" w:fill="FFFFFF"/>
          <w:lang w:val="en-IN" w:eastAsia="en-GB"/>
        </w:rPr>
        <w:t>Behavior</w:t>
      </w:r>
      <w:proofErr w:type="spellEnd"/>
      <w:r w:rsidRPr="0017467E">
        <w:rPr>
          <w:rFonts w:eastAsia="Times New Roman" w:cs="Arial"/>
          <w:i/>
          <w:iCs/>
          <w:color w:val="222222"/>
          <w:shd w:val="clear" w:color="auto" w:fill="FFFFFF"/>
          <w:lang w:val="en-IN" w:eastAsia="en-GB"/>
        </w:rPr>
        <w:t xml:space="preserve"> Processes</w:t>
      </w:r>
      <w:r w:rsidRPr="0017467E">
        <w:rPr>
          <w:rFonts w:eastAsia="Times New Roman" w:cs="Arial"/>
          <w:color w:val="222222"/>
          <w:shd w:val="clear" w:color="auto" w:fill="FFFFFF"/>
          <w:lang w:val="en-IN" w:eastAsia="en-GB"/>
        </w:rPr>
        <w:t> 32</w:t>
      </w:r>
      <w:r w:rsidR="00C93D80">
        <w:rPr>
          <w:rFonts w:eastAsia="Times New Roman" w:cs="Arial"/>
          <w:color w:val="222222"/>
          <w:shd w:val="clear" w:color="auto" w:fill="FFFFFF"/>
          <w:lang w:val="en-IN" w:eastAsia="en-GB"/>
        </w:rPr>
        <w:t xml:space="preserve"> (4): </w:t>
      </w:r>
      <w:r w:rsidRPr="0017467E">
        <w:rPr>
          <w:rFonts w:eastAsia="Times New Roman" w:cs="Arial"/>
          <w:color w:val="222222"/>
          <w:shd w:val="clear" w:color="auto" w:fill="FFFFFF"/>
          <w:lang w:val="en-IN" w:eastAsia="en-GB"/>
        </w:rPr>
        <w:t xml:space="preserve">407. </w:t>
      </w:r>
      <w:hyperlink r:id="rId35" w:tgtFrame="_blank" w:history="1">
        <w:r w:rsidRPr="0017467E">
          <w:rPr>
            <w:rStyle w:val="Hyperlink"/>
            <w:rFonts w:cs="Arial"/>
            <w:color w:val="23527C"/>
            <w:shd w:val="clear" w:color="auto" w:fill="FFFFFF"/>
          </w:rPr>
          <w:t>https://doi.org/10.1037/0097-7403.32.4.407</w:t>
        </w:r>
      </w:hyperlink>
    </w:p>
    <w:p w14:paraId="33022694" w14:textId="35F5CCEA" w:rsidR="00011F9B" w:rsidRDefault="0077452D" w:rsidP="0017467E">
      <w:pPr>
        <w:pStyle w:val="Bibliography"/>
      </w:pPr>
      <w:bookmarkStart w:id="93" w:name="ref-mcelreath_statistical_2020"/>
      <w:bookmarkEnd w:id="92"/>
      <w:proofErr w:type="spellStart"/>
      <w:r>
        <w:t>McElreath</w:t>
      </w:r>
      <w:proofErr w:type="spellEnd"/>
      <w:r>
        <w:t xml:space="preserve">, Richard. 2020. </w:t>
      </w:r>
      <w:r w:rsidR="0083192F">
        <w:t>“</w:t>
      </w:r>
      <w:r w:rsidRPr="0017467E">
        <w:t>Statistical Rethinking: A Bayesian Course with Examples in R and Stan</w:t>
      </w:r>
      <w:r>
        <w:t>.</w:t>
      </w:r>
      <w:r w:rsidR="0083192F">
        <w:t>”</w:t>
      </w:r>
      <w:r>
        <w:t xml:space="preserve"> </w:t>
      </w:r>
      <w:r w:rsidR="004A3D3F">
        <w:t xml:space="preserve">Chapter 4. </w:t>
      </w:r>
      <w:r w:rsidR="008040F8">
        <w:t>2</w:t>
      </w:r>
      <w:r w:rsidR="008040F8" w:rsidRPr="0017467E">
        <w:rPr>
          <w:vertAlign w:val="superscript"/>
        </w:rPr>
        <w:t>nd</w:t>
      </w:r>
      <w:r>
        <w:t xml:space="preserve"> ed. Boca Raton: Chapman; Hall/CRC. </w:t>
      </w:r>
      <w:hyperlink r:id="rId36">
        <w:r>
          <w:rPr>
            <w:rStyle w:val="Hyperlink"/>
          </w:rPr>
          <w:t>https://doi.org/10.1201/9780429029608</w:t>
        </w:r>
      </w:hyperlink>
      <w:r>
        <w:t>.</w:t>
      </w:r>
    </w:p>
    <w:p w14:paraId="130F9914" w14:textId="2AF4D883" w:rsidR="00011F9B" w:rsidRDefault="00011F9B" w:rsidP="00993889">
      <w:pPr>
        <w:pStyle w:val="Bibliography"/>
      </w:pPr>
      <w:r w:rsidRPr="0017467E">
        <w:rPr>
          <w:rFonts w:eastAsia="Times New Roman" w:cs="Arial"/>
          <w:color w:val="222222"/>
          <w:shd w:val="clear" w:color="auto" w:fill="FFFFFF"/>
          <w:lang w:val="en-IN" w:eastAsia="en-GB"/>
        </w:rPr>
        <w:t xml:space="preserve">Ohashi, </w:t>
      </w:r>
      <w:proofErr w:type="spellStart"/>
      <w:r w:rsidRPr="0017467E">
        <w:rPr>
          <w:rFonts w:eastAsia="Times New Roman" w:cs="Arial"/>
          <w:color w:val="222222"/>
          <w:shd w:val="clear" w:color="auto" w:fill="FFFFFF"/>
          <w:lang w:val="en-IN" w:eastAsia="en-GB"/>
        </w:rPr>
        <w:t>K</w:t>
      </w:r>
      <w:r>
        <w:rPr>
          <w:rFonts w:eastAsia="Times New Roman" w:cs="Arial"/>
          <w:color w:val="222222"/>
          <w:shd w:val="clear" w:color="auto" w:fill="FFFFFF"/>
          <w:lang w:val="en-IN" w:eastAsia="en-GB"/>
        </w:rPr>
        <w:t>azuharu</w:t>
      </w:r>
      <w:proofErr w:type="spellEnd"/>
      <w:r w:rsidR="00C63A28">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 xml:space="preserve"> and </w:t>
      </w:r>
      <w:r w:rsidR="00CB4C49">
        <w:rPr>
          <w:rFonts w:eastAsia="Times New Roman" w:cs="Arial"/>
          <w:color w:val="222222"/>
          <w:shd w:val="clear" w:color="auto" w:fill="FFFFFF"/>
          <w:lang w:val="en-IN" w:eastAsia="en-GB"/>
        </w:rPr>
        <w:t>James D. Thomson</w:t>
      </w:r>
      <w:r w:rsidR="00964882">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 xml:space="preserve"> 2005. </w:t>
      </w:r>
      <w:r w:rsidR="0035745F">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Efficient harvesting of renewing resources.</w:t>
      </w:r>
      <w:r w:rsidR="0035745F">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 </w:t>
      </w:r>
      <w:proofErr w:type="spellStart"/>
      <w:r w:rsidRPr="0017467E">
        <w:rPr>
          <w:rFonts w:eastAsia="Times New Roman" w:cs="Arial"/>
          <w:i/>
          <w:iCs/>
          <w:color w:val="222222"/>
          <w:shd w:val="clear" w:color="auto" w:fill="FFFFFF"/>
          <w:lang w:val="en-IN" w:eastAsia="en-GB"/>
        </w:rPr>
        <w:t>Behavioral</w:t>
      </w:r>
      <w:proofErr w:type="spellEnd"/>
      <w:r w:rsidRPr="0017467E">
        <w:rPr>
          <w:rFonts w:eastAsia="Times New Roman" w:cs="Arial"/>
          <w:i/>
          <w:iCs/>
          <w:color w:val="222222"/>
          <w:shd w:val="clear" w:color="auto" w:fill="FFFFFF"/>
          <w:lang w:val="en-IN" w:eastAsia="en-GB"/>
        </w:rPr>
        <w:t xml:space="preserve"> Ecology</w:t>
      </w:r>
      <w:r w:rsidRPr="0017467E">
        <w:rPr>
          <w:rFonts w:eastAsia="Times New Roman" w:cs="Arial"/>
          <w:color w:val="222222"/>
          <w:shd w:val="clear" w:color="auto" w:fill="FFFFFF"/>
          <w:lang w:val="en-IN" w:eastAsia="en-GB"/>
        </w:rPr>
        <w:t> 16</w:t>
      </w:r>
      <w:r w:rsidR="00BC7CD9">
        <w:rPr>
          <w:rFonts w:eastAsia="Times New Roman" w:cs="Arial"/>
          <w:color w:val="222222"/>
          <w:shd w:val="clear" w:color="auto" w:fill="FFFFFF"/>
          <w:lang w:val="en-IN" w:eastAsia="en-GB"/>
        </w:rPr>
        <w:t xml:space="preserve"> </w:t>
      </w:r>
      <w:r w:rsidRPr="0017467E">
        <w:rPr>
          <w:rFonts w:eastAsia="Times New Roman" w:cs="Arial"/>
          <w:color w:val="222222"/>
          <w:shd w:val="clear" w:color="auto" w:fill="FFFFFF"/>
          <w:lang w:val="en-IN" w:eastAsia="en-GB"/>
        </w:rPr>
        <w:t>(3)</w:t>
      </w:r>
      <w:r w:rsidR="00C63A28">
        <w:rPr>
          <w:rFonts w:eastAsia="Times New Roman" w:cs="Arial"/>
          <w:color w:val="222222"/>
          <w:shd w:val="clear" w:color="auto" w:fill="FFFFFF"/>
          <w:lang w:val="en-IN" w:eastAsia="en-GB"/>
        </w:rPr>
        <w:t>:</w:t>
      </w:r>
      <w:r w:rsidRPr="0017467E">
        <w:rPr>
          <w:rFonts w:eastAsia="Times New Roman" w:cs="Arial"/>
          <w:color w:val="222222"/>
          <w:shd w:val="clear" w:color="auto" w:fill="FFFFFF"/>
          <w:lang w:val="en-IN" w:eastAsia="en-GB"/>
        </w:rPr>
        <w:t>592-605.</w:t>
      </w:r>
      <w:r>
        <w:t xml:space="preserve"> </w:t>
      </w:r>
      <w:hyperlink r:id="rId37" w:history="1">
        <w:r w:rsidRPr="0017467E">
          <w:rPr>
            <w:rStyle w:val="Hyperlink"/>
            <w:bdr w:val="none" w:sz="0" w:space="0" w:color="auto" w:frame="1"/>
            <w:shd w:val="clear" w:color="auto" w:fill="FFFFFF"/>
          </w:rPr>
          <w:t>https://doi.org/10.1093/beheco/ari031</w:t>
        </w:r>
      </w:hyperlink>
    </w:p>
    <w:p w14:paraId="7E523BB0" w14:textId="384EA02E" w:rsidR="009B17B8" w:rsidRPr="0017467E" w:rsidRDefault="00394E19" w:rsidP="0017467E">
      <w:pPr>
        <w:pStyle w:val="Bibliography"/>
      </w:pPr>
      <w:proofErr w:type="spellStart"/>
      <w:r w:rsidRPr="0017467E">
        <w:rPr>
          <w:rFonts w:cs="AppleSystemUIFont"/>
          <w:lang w:val="en-GB"/>
        </w:rPr>
        <w:t>Nachev</w:t>
      </w:r>
      <w:proofErr w:type="spellEnd"/>
      <w:r w:rsidRPr="0017467E">
        <w:rPr>
          <w:rFonts w:cs="AppleSystemUIFont"/>
          <w:lang w:val="en-GB"/>
        </w:rPr>
        <w:t xml:space="preserve">, Vladislav, Kai Petra Stich, and York Winter. </w:t>
      </w:r>
      <w:r w:rsidR="00363F1F">
        <w:rPr>
          <w:rFonts w:cs="AppleSystemUIFont"/>
          <w:lang w:val="en-GB"/>
        </w:rPr>
        <w:t>2012.</w:t>
      </w:r>
      <w:r w:rsidR="00944123">
        <w:rPr>
          <w:rFonts w:cs="AppleSystemUIFont"/>
          <w:lang w:val="en-GB"/>
        </w:rPr>
        <w:t xml:space="preserve"> </w:t>
      </w:r>
      <w:r w:rsidR="00A81E83">
        <w:rPr>
          <w:rFonts w:cs="AppleSystemUIFont"/>
          <w:lang w:val="en-GB"/>
        </w:rPr>
        <w:t>“</w:t>
      </w:r>
      <w:r w:rsidRPr="0017467E">
        <w:rPr>
          <w:rFonts w:cs="AppleSystemUIFont"/>
          <w:lang w:val="en-GB"/>
        </w:rPr>
        <w:t>Weber’s law, the magnitude effect and discrimination of sugar concentrations in nectar-feeding animals.</w:t>
      </w:r>
      <w:r w:rsidR="00363F1F">
        <w:rPr>
          <w:rFonts w:cs="AppleSystemUIFont"/>
          <w:lang w:val="en-GB"/>
        </w:rPr>
        <w:t>”</w:t>
      </w:r>
      <w:r w:rsidRPr="0017467E">
        <w:rPr>
          <w:rFonts w:cs="AppleSystemUIFont"/>
          <w:lang w:val="en-GB"/>
        </w:rPr>
        <w:t> </w:t>
      </w:r>
      <w:proofErr w:type="spellStart"/>
      <w:r w:rsidRPr="0017467E">
        <w:rPr>
          <w:rFonts w:cs="AppleSystemUIFontItalic"/>
          <w:i/>
          <w:iCs/>
          <w:lang w:val="en-GB"/>
        </w:rPr>
        <w:t>PloS</w:t>
      </w:r>
      <w:proofErr w:type="spellEnd"/>
      <w:r w:rsidRPr="0017467E">
        <w:rPr>
          <w:rFonts w:cs="AppleSystemUIFontItalic"/>
          <w:i/>
          <w:iCs/>
          <w:lang w:val="en-GB"/>
        </w:rPr>
        <w:t xml:space="preserve"> one</w:t>
      </w:r>
      <w:r w:rsidRPr="0017467E">
        <w:rPr>
          <w:rFonts w:cs="AppleSystemUIFont"/>
          <w:lang w:val="en-GB"/>
        </w:rPr>
        <w:t> 8</w:t>
      </w:r>
      <w:r w:rsidR="00BA2D0B">
        <w:rPr>
          <w:rFonts w:cs="AppleSystemUIFont"/>
          <w:lang w:val="en-GB"/>
        </w:rPr>
        <w:t xml:space="preserve"> </w:t>
      </w:r>
      <w:r w:rsidR="00363F1F">
        <w:rPr>
          <w:rFonts w:cs="AppleSystemUIFont"/>
          <w:lang w:val="en-GB"/>
        </w:rPr>
        <w:t>(</w:t>
      </w:r>
      <w:r w:rsidRPr="0017467E">
        <w:rPr>
          <w:rFonts w:cs="AppleSystemUIFont"/>
          <w:lang w:val="en-GB"/>
        </w:rPr>
        <w:t>9</w:t>
      </w:r>
      <w:r w:rsidR="00363F1F">
        <w:rPr>
          <w:rFonts w:cs="AppleSystemUIFont"/>
          <w:lang w:val="en-GB"/>
        </w:rPr>
        <w:t>)</w:t>
      </w:r>
      <w:r w:rsidRPr="0017467E">
        <w:rPr>
          <w:rFonts w:cs="AppleSystemUIFont"/>
          <w:lang w:val="en-GB"/>
        </w:rPr>
        <w:t xml:space="preserve">: e74144. </w:t>
      </w:r>
      <w:hyperlink r:id="rId38" w:history="1">
        <w:r w:rsidRPr="0017467E">
          <w:rPr>
            <w:rFonts w:cs="AppleSystemUIFont"/>
            <w:color w:val="DCA10D"/>
            <w:lang w:val="en-GB"/>
          </w:rPr>
          <w:t>https://doi.org/10.1371/journal.pone.0074144</w:t>
        </w:r>
      </w:hyperlink>
    </w:p>
    <w:p w14:paraId="77ADD122" w14:textId="586CED5F" w:rsidR="00363F1F" w:rsidRDefault="00363F1F" w:rsidP="00993889">
      <w:pPr>
        <w:pStyle w:val="Bibliography"/>
        <w:rPr>
          <w:rFonts w:eastAsia="Times New Roman" w:cs="Segoe UI"/>
          <w:color w:val="333333"/>
          <w:shd w:val="clear" w:color="auto" w:fill="FCFCFC"/>
          <w:lang w:val="en-IN" w:eastAsia="en-GB"/>
        </w:rPr>
      </w:pPr>
      <w:r w:rsidRPr="0017467E">
        <w:rPr>
          <w:rFonts w:eastAsia="Times New Roman" w:cs="Arial"/>
          <w:color w:val="222222"/>
          <w:shd w:val="clear" w:color="auto" w:fill="FFFFFF"/>
          <w:lang w:val="en-IN" w:eastAsia="en-GB"/>
        </w:rPr>
        <w:t xml:space="preserve">Rose, Andreas, Miriam Kolar, Marco </w:t>
      </w:r>
      <w:proofErr w:type="spellStart"/>
      <w:r w:rsidRPr="0017467E">
        <w:rPr>
          <w:rFonts w:eastAsia="Times New Roman" w:cs="Arial"/>
          <w:color w:val="222222"/>
          <w:shd w:val="clear" w:color="auto" w:fill="FFFFFF"/>
          <w:lang w:val="en-IN" w:eastAsia="en-GB"/>
        </w:rPr>
        <w:t>Tschapka</w:t>
      </w:r>
      <w:proofErr w:type="spellEnd"/>
      <w:r w:rsidRPr="0017467E">
        <w:rPr>
          <w:rFonts w:eastAsia="Times New Roman" w:cs="Arial"/>
          <w:color w:val="222222"/>
          <w:shd w:val="clear" w:color="auto" w:fill="FFFFFF"/>
          <w:lang w:val="en-IN" w:eastAsia="en-GB"/>
        </w:rPr>
        <w:t xml:space="preserve">, and </w:t>
      </w:r>
      <w:proofErr w:type="spellStart"/>
      <w:r w:rsidRPr="0017467E">
        <w:rPr>
          <w:rFonts w:eastAsia="Times New Roman" w:cs="Arial"/>
          <w:color w:val="222222"/>
          <w:shd w:val="clear" w:color="auto" w:fill="FFFFFF"/>
          <w:lang w:val="en-IN" w:eastAsia="en-GB"/>
        </w:rPr>
        <w:t>Mirjam</w:t>
      </w:r>
      <w:proofErr w:type="spellEnd"/>
      <w:r w:rsidRPr="0017467E">
        <w:rPr>
          <w:rFonts w:eastAsia="Times New Roman" w:cs="Arial"/>
          <w:color w:val="222222"/>
          <w:shd w:val="clear" w:color="auto" w:fill="FFFFFF"/>
          <w:lang w:val="en-IN" w:eastAsia="en-GB"/>
        </w:rPr>
        <w:t xml:space="preserve"> </w:t>
      </w:r>
      <w:proofErr w:type="spellStart"/>
      <w:r w:rsidRPr="0017467E">
        <w:rPr>
          <w:rFonts w:eastAsia="Times New Roman" w:cs="Arial"/>
          <w:color w:val="222222"/>
          <w:shd w:val="clear" w:color="auto" w:fill="FFFFFF"/>
          <w:lang w:val="en-IN" w:eastAsia="en-GB"/>
        </w:rPr>
        <w:t>Knörnschild</w:t>
      </w:r>
      <w:proofErr w:type="spellEnd"/>
      <w:r w:rsidRPr="0017467E">
        <w:rPr>
          <w:rFonts w:eastAsia="Times New Roman" w:cs="Arial"/>
          <w:color w:val="222222"/>
          <w:shd w:val="clear" w:color="auto" w:fill="FFFFFF"/>
          <w:lang w:val="en-IN" w:eastAsia="en-GB"/>
        </w:rPr>
        <w:t>. 2016. "Learning where to feed: the use of social information in flower-visiting Pallas’ long-tongued bats (</w:t>
      </w:r>
      <w:r w:rsidRPr="0017467E">
        <w:rPr>
          <w:rFonts w:eastAsia="Times New Roman" w:cs="Arial"/>
          <w:i/>
          <w:iCs/>
          <w:color w:val="222222"/>
          <w:shd w:val="clear" w:color="auto" w:fill="FFFFFF"/>
          <w:lang w:val="en-IN" w:eastAsia="en-GB"/>
        </w:rPr>
        <w:t xml:space="preserve">Glossophaga </w:t>
      </w:r>
      <w:proofErr w:type="spellStart"/>
      <w:r w:rsidRPr="0017467E">
        <w:rPr>
          <w:rFonts w:eastAsia="Times New Roman" w:cs="Arial"/>
          <w:i/>
          <w:iCs/>
          <w:color w:val="222222"/>
          <w:shd w:val="clear" w:color="auto" w:fill="FFFFFF"/>
          <w:lang w:val="en-IN" w:eastAsia="en-GB"/>
        </w:rPr>
        <w:t>soricina</w:t>
      </w:r>
      <w:proofErr w:type="spellEnd"/>
      <w:r w:rsidRPr="0017467E">
        <w:rPr>
          <w:rFonts w:eastAsia="Times New Roman" w:cs="Arial"/>
          <w:color w:val="222222"/>
          <w:shd w:val="clear" w:color="auto" w:fill="FFFFFF"/>
          <w:lang w:val="en-IN" w:eastAsia="en-GB"/>
        </w:rPr>
        <w:t>)." </w:t>
      </w:r>
      <w:r w:rsidRPr="0017467E">
        <w:rPr>
          <w:rFonts w:eastAsia="Times New Roman" w:cs="Arial"/>
          <w:i/>
          <w:iCs/>
          <w:color w:val="222222"/>
          <w:shd w:val="clear" w:color="auto" w:fill="FFFFFF"/>
          <w:lang w:val="en-IN" w:eastAsia="en-GB"/>
        </w:rPr>
        <w:t>Animal cognition</w:t>
      </w:r>
      <w:r w:rsidRPr="0017467E">
        <w:rPr>
          <w:rFonts w:eastAsia="Times New Roman" w:cs="Arial"/>
          <w:color w:val="222222"/>
          <w:shd w:val="clear" w:color="auto" w:fill="FFFFFF"/>
          <w:lang w:val="en-IN" w:eastAsia="en-GB"/>
        </w:rPr>
        <w:t> 19</w:t>
      </w:r>
      <w:r w:rsidR="00BA2D0B">
        <w:rPr>
          <w:rFonts w:eastAsia="Times New Roman" w:cs="Arial"/>
          <w:color w:val="222222"/>
          <w:shd w:val="clear" w:color="auto" w:fill="FFFFFF"/>
          <w:lang w:val="en-IN" w:eastAsia="en-GB"/>
        </w:rPr>
        <w:t xml:space="preserve"> </w:t>
      </w:r>
      <w:r w:rsidRPr="0017467E">
        <w:rPr>
          <w:rFonts w:eastAsia="Times New Roman" w:cs="Arial"/>
          <w:color w:val="222222"/>
          <w:shd w:val="clear" w:color="auto" w:fill="FFFFFF"/>
          <w:lang w:val="en-IN" w:eastAsia="en-GB"/>
        </w:rPr>
        <w:t>(2): 251-262.</w:t>
      </w:r>
      <w:r w:rsidR="009B17B8" w:rsidRPr="0017467E">
        <w:rPr>
          <w:rFonts w:eastAsia="Times New Roman" w:cs="Arial"/>
          <w:color w:val="222222"/>
          <w:shd w:val="clear" w:color="auto" w:fill="FFFFFF"/>
          <w:lang w:val="en-IN" w:eastAsia="en-GB"/>
        </w:rPr>
        <w:t xml:space="preserve"> </w:t>
      </w:r>
      <w:hyperlink r:id="rId39" w:history="1">
        <w:r w:rsidR="00FC2B95" w:rsidRPr="0017467E">
          <w:rPr>
            <w:rStyle w:val="Hyperlink"/>
          </w:rPr>
          <w:t>https://doi.org/10.1007/s10071-015-0930-9</w:t>
        </w:r>
      </w:hyperlink>
    </w:p>
    <w:p w14:paraId="37978008" w14:textId="6C8E3EFC" w:rsidR="00FC2B95" w:rsidRPr="009B17B8" w:rsidRDefault="00FC2B95" w:rsidP="00993889">
      <w:pPr>
        <w:pStyle w:val="Bibliography"/>
      </w:pPr>
      <w:proofErr w:type="spellStart"/>
      <w:r>
        <w:t>Shettleworth</w:t>
      </w:r>
      <w:proofErr w:type="spellEnd"/>
      <w:r>
        <w:t>, Sara J. 2010a. “</w:t>
      </w:r>
      <w:r w:rsidRPr="00FD5CF2">
        <w:t>Cognition, Evolution, and Behavior</w:t>
      </w:r>
      <w:r>
        <w:t>.” Chapter 4. 2</w:t>
      </w:r>
      <w:r w:rsidRPr="00FD5CF2">
        <w:rPr>
          <w:vertAlign w:val="superscript"/>
        </w:rPr>
        <w:t>nd</w:t>
      </w:r>
      <w:r>
        <w:t xml:space="preserve"> ed. Oxford; New York: Oxford University Press. </w:t>
      </w:r>
      <w:hyperlink r:id="rId40">
        <w:r>
          <w:rPr>
            <w:rStyle w:val="Hyperlink"/>
          </w:rPr>
          <w:t>http://www.dawsonera.com/depp/reader/protected/external/AbstractView/S9780199717811</w:t>
        </w:r>
      </w:hyperlink>
      <w:r>
        <w:t>.</w:t>
      </w:r>
    </w:p>
    <w:p w14:paraId="496C0A66" w14:textId="273A8EAB" w:rsidR="005C6ADF" w:rsidRDefault="0077452D" w:rsidP="0017467E">
      <w:pPr>
        <w:pStyle w:val="Bibliography"/>
      </w:pPr>
      <w:bookmarkStart w:id="94" w:name="ref-shettleworth_cognition_2010"/>
      <w:bookmarkEnd w:id="93"/>
      <w:proofErr w:type="spellStart"/>
      <w:r>
        <w:t>Shettleworth</w:t>
      </w:r>
      <w:proofErr w:type="spellEnd"/>
      <w:r>
        <w:t>, Sara J. 2010</w:t>
      </w:r>
      <w:r w:rsidR="00FC2B95">
        <w:t>b</w:t>
      </w:r>
      <w:r>
        <w:t xml:space="preserve">. </w:t>
      </w:r>
      <w:r w:rsidR="00487410">
        <w:t>“</w:t>
      </w:r>
      <w:r w:rsidRPr="0017467E">
        <w:t>Cognition, Evolution, and Behavior</w:t>
      </w:r>
      <w:r>
        <w:t>.</w:t>
      </w:r>
      <w:r w:rsidR="00487410">
        <w:t>” Chapter 6.</w:t>
      </w:r>
      <w:r>
        <w:t xml:space="preserve"> </w:t>
      </w:r>
      <w:r w:rsidR="00487410">
        <w:t>2</w:t>
      </w:r>
      <w:r w:rsidR="00487410" w:rsidRPr="0017467E">
        <w:rPr>
          <w:vertAlign w:val="superscript"/>
        </w:rPr>
        <w:t>nd</w:t>
      </w:r>
      <w:r w:rsidR="00487410">
        <w:t xml:space="preserve"> ed. </w:t>
      </w:r>
      <w:r>
        <w:t xml:space="preserve">Oxford; New York: Oxford University Press. </w:t>
      </w:r>
      <w:hyperlink r:id="rId41">
        <w:r>
          <w:rPr>
            <w:rStyle w:val="Hyperlink"/>
          </w:rPr>
          <w:t>http://www.dawsonera.com/depp/reader/protected/external/AbstractView/S9780199717811</w:t>
        </w:r>
      </w:hyperlink>
      <w:r>
        <w:t>.</w:t>
      </w:r>
      <w:bookmarkStart w:id="95" w:name="ref-shiffrin_survey_2008"/>
      <w:bookmarkEnd w:id="94"/>
    </w:p>
    <w:p w14:paraId="171728FB" w14:textId="4011654E" w:rsidR="0077452D" w:rsidRDefault="0077452D" w:rsidP="00993889">
      <w:pPr>
        <w:pStyle w:val="Bibliography"/>
      </w:pPr>
      <w:r>
        <w:t xml:space="preserve">Shiffrin, Richard M., Michael D. Lee, </w:t>
      </w:r>
      <w:proofErr w:type="spellStart"/>
      <w:r>
        <w:t>Woojae</w:t>
      </w:r>
      <w:proofErr w:type="spellEnd"/>
      <w:r>
        <w:t xml:space="preserve"> Kim, and Eric-Jan </w:t>
      </w:r>
      <w:proofErr w:type="spellStart"/>
      <w:r>
        <w:t>Wagenmakers</w:t>
      </w:r>
      <w:proofErr w:type="spellEnd"/>
      <w:r>
        <w:t xml:space="preserve">. 2008. “A Survey of Model Evaluation Approaches </w:t>
      </w:r>
      <w:r w:rsidR="00B14721">
        <w:t>w</w:t>
      </w:r>
      <w:r>
        <w:t xml:space="preserve">ith a Tutorial on Hierarchical Bayesian Methods.” </w:t>
      </w:r>
      <w:r>
        <w:rPr>
          <w:i/>
          <w:iCs/>
        </w:rPr>
        <w:t>Cognitive Science</w:t>
      </w:r>
      <w:r>
        <w:t xml:space="preserve"> 32 (8): 1248–84. </w:t>
      </w:r>
      <w:hyperlink r:id="rId42">
        <w:r>
          <w:rPr>
            <w:rStyle w:val="Hyperlink"/>
          </w:rPr>
          <w:t>https://doi.org/10.1080/03640210802414826</w:t>
        </w:r>
      </w:hyperlink>
      <w:r>
        <w:t>.</w:t>
      </w:r>
    </w:p>
    <w:p w14:paraId="6E8BD91B" w14:textId="59957BD5" w:rsidR="0077452D" w:rsidRDefault="0077452D" w:rsidP="00993889">
      <w:pPr>
        <w:pStyle w:val="Bibliography"/>
      </w:pPr>
      <w:bookmarkStart w:id="96" w:name="ref-strang_serial_2014"/>
      <w:bookmarkEnd w:id="95"/>
      <w:r>
        <w:t>Strang, Caroline G., and David F. Sherry. 2014. “Serial Reversal Learning in Bumblebees (</w:t>
      </w:r>
      <w:r>
        <w:rPr>
          <w:i/>
          <w:iCs/>
        </w:rPr>
        <w:t xml:space="preserve">Bombus </w:t>
      </w:r>
      <w:r w:rsidR="000700E7" w:rsidRPr="0017467E">
        <w:rPr>
          <w:i/>
          <w:iCs/>
        </w:rPr>
        <w:t>i</w:t>
      </w:r>
      <w:r w:rsidRPr="0017467E">
        <w:rPr>
          <w:i/>
          <w:iCs/>
        </w:rPr>
        <w:t>mpatiens</w:t>
      </w:r>
      <w:r>
        <w:t xml:space="preserve">).” </w:t>
      </w:r>
      <w:r>
        <w:rPr>
          <w:i/>
          <w:iCs/>
        </w:rPr>
        <w:t>Animal Cognition</w:t>
      </w:r>
      <w:r>
        <w:t xml:space="preserve"> 17 (3): 723–34. </w:t>
      </w:r>
      <w:hyperlink r:id="rId43">
        <w:r>
          <w:rPr>
            <w:rStyle w:val="Hyperlink"/>
          </w:rPr>
          <w:t>https://doi.org/10.1007/s10071-013-0704-1</w:t>
        </w:r>
      </w:hyperlink>
      <w:r>
        <w:t>.</w:t>
      </w:r>
    </w:p>
    <w:p w14:paraId="0614DC4B" w14:textId="31D6AF55" w:rsidR="0077452D" w:rsidRDefault="0077452D" w:rsidP="00993889">
      <w:pPr>
        <w:pStyle w:val="Bibliography"/>
      </w:pPr>
      <w:bookmarkStart w:id="97" w:name="ref-tait_assessment_2018"/>
      <w:bookmarkEnd w:id="96"/>
      <w:r>
        <w:t xml:space="preserve">Tait, David S., Eric M. Bowman, Lorenz S. Neuwirth, and Verity J. Brown. 2018. “Assessment of </w:t>
      </w:r>
      <w:proofErr w:type="spellStart"/>
      <w:r>
        <w:t>Intradimensional</w:t>
      </w:r>
      <w:proofErr w:type="spellEnd"/>
      <w:r>
        <w:t xml:space="preserve">/Extradimensional Attentional Set-Shifting in Rats.” </w:t>
      </w:r>
      <w:r>
        <w:rPr>
          <w:i/>
          <w:iCs/>
        </w:rPr>
        <w:t>Neuroscience &amp; Biobehavioral Reviews</w:t>
      </w:r>
      <w:r>
        <w:t xml:space="preserve"> 89</w:t>
      </w:r>
      <w:r w:rsidR="0042594A">
        <w:t xml:space="preserve">: </w:t>
      </w:r>
      <w:r>
        <w:t xml:space="preserve">72–84. </w:t>
      </w:r>
      <w:hyperlink r:id="rId44">
        <w:r>
          <w:rPr>
            <w:rStyle w:val="Hyperlink"/>
          </w:rPr>
          <w:t>https://doi.org/10.1016/j.neubiorev.2018.02.013</w:t>
        </w:r>
      </w:hyperlink>
      <w:r>
        <w:t>.</w:t>
      </w:r>
    </w:p>
    <w:p w14:paraId="79BB1B7C" w14:textId="71BCC734" w:rsidR="00B56F46" w:rsidRDefault="0077452D" w:rsidP="0017467E">
      <w:pPr>
        <w:pStyle w:val="Bibliography"/>
      </w:pPr>
      <w:bookmarkStart w:id="98" w:name="ref-tello-ramos_spatial_2019"/>
      <w:bookmarkEnd w:id="97"/>
      <w:r>
        <w:t xml:space="preserve">Tello-Ramos, Maria C., Carrie L. Branch, </w:t>
      </w:r>
      <w:proofErr w:type="spellStart"/>
      <w:r>
        <w:t>Dovid</w:t>
      </w:r>
      <w:proofErr w:type="spellEnd"/>
      <w:r>
        <w:t xml:space="preserve"> Y. </w:t>
      </w:r>
      <w:proofErr w:type="spellStart"/>
      <w:r>
        <w:t>Kozlovsky</w:t>
      </w:r>
      <w:proofErr w:type="spellEnd"/>
      <w:r>
        <w:t xml:space="preserve">, Angela M. </w:t>
      </w:r>
      <w:proofErr w:type="spellStart"/>
      <w:r>
        <w:t>Pitera</w:t>
      </w:r>
      <w:proofErr w:type="spellEnd"/>
      <w:r>
        <w:t xml:space="preserve">, and Vladimir V. </w:t>
      </w:r>
      <w:proofErr w:type="spellStart"/>
      <w:r>
        <w:t>Pravosudov</w:t>
      </w:r>
      <w:proofErr w:type="spellEnd"/>
      <w:r>
        <w:t xml:space="preserve">. 2019. “Spatial Memory and Cognitive Flexibility Trade-Offs: To Be or Not to Be Flexible, That Is the Question.” </w:t>
      </w:r>
      <w:r>
        <w:rPr>
          <w:i/>
          <w:iCs/>
        </w:rPr>
        <w:t>Animal Behaviour</w:t>
      </w:r>
      <w:r>
        <w:t xml:space="preserve"> 147</w:t>
      </w:r>
      <w:r w:rsidR="0042594A">
        <w:t xml:space="preserve">: </w:t>
      </w:r>
      <w:r>
        <w:t xml:space="preserve">129–36. </w:t>
      </w:r>
      <w:hyperlink r:id="rId45">
        <w:r>
          <w:rPr>
            <w:rStyle w:val="Hyperlink"/>
          </w:rPr>
          <w:t>https://doi.org/10.1016/j.anbehav.2018.02.019</w:t>
        </w:r>
      </w:hyperlink>
      <w:r>
        <w:t>.</w:t>
      </w:r>
      <w:bookmarkStart w:id="99" w:name="ref-thiele_hierarchical_2005"/>
      <w:bookmarkEnd w:id="98"/>
    </w:p>
    <w:p w14:paraId="31CA341A" w14:textId="60E569DC" w:rsidR="00AA66C8" w:rsidRPr="00B56F46" w:rsidRDefault="00AA66C8" w:rsidP="0017467E">
      <w:pPr>
        <w:pStyle w:val="Bibliography"/>
      </w:pPr>
      <w:r w:rsidRPr="0017467E">
        <w:lastRenderedPageBreak/>
        <w:t>Thiele</w:t>
      </w:r>
      <w:r w:rsidR="00C210C0" w:rsidRPr="0017467E">
        <w:t>,</w:t>
      </w:r>
      <w:r w:rsidRPr="0017467E">
        <w:t xml:space="preserve"> J</w:t>
      </w:r>
      <w:r w:rsidR="00C210C0" w:rsidRPr="0017467E">
        <w:t>ohannes.</w:t>
      </w:r>
      <w:r w:rsidRPr="0017467E">
        <w:t xml:space="preserve"> 2006</w:t>
      </w:r>
      <w:r w:rsidR="00C210C0" w:rsidRPr="0017467E">
        <w:t>.</w:t>
      </w:r>
      <w:r w:rsidRPr="0017467E">
        <w:t xml:space="preserve"> </w:t>
      </w:r>
      <w:r w:rsidR="00C210C0" w:rsidRPr="0017467E">
        <w:t>“</w:t>
      </w:r>
      <w:proofErr w:type="spellStart"/>
      <w:r w:rsidRPr="0017467E">
        <w:t>Nahrungssuchstrategien</w:t>
      </w:r>
      <w:proofErr w:type="spellEnd"/>
      <w:r w:rsidRPr="0017467E">
        <w:t xml:space="preserve"> der </w:t>
      </w:r>
      <w:proofErr w:type="spellStart"/>
      <w:r w:rsidRPr="0017467E">
        <w:t>nektarivoren</w:t>
      </w:r>
      <w:proofErr w:type="spellEnd"/>
      <w:r w:rsidRPr="0017467E">
        <w:t xml:space="preserve"> Fledermaus </w:t>
      </w:r>
      <w:r w:rsidRPr="0017467E">
        <w:rPr>
          <w:i/>
          <w:iCs/>
        </w:rPr>
        <w:t xml:space="preserve">Glossophaga </w:t>
      </w:r>
      <w:proofErr w:type="spellStart"/>
      <w:r w:rsidRPr="0017467E">
        <w:rPr>
          <w:i/>
          <w:iCs/>
        </w:rPr>
        <w:t>commissarisi</w:t>
      </w:r>
      <w:proofErr w:type="spellEnd"/>
      <w:r w:rsidRPr="0017467E">
        <w:t xml:space="preserve"> (</w:t>
      </w:r>
      <w:proofErr w:type="spellStart"/>
      <w:r w:rsidRPr="0017467E">
        <w:t>Phyllostomidae</w:t>
      </w:r>
      <w:proofErr w:type="spellEnd"/>
      <w:r w:rsidRPr="0017467E">
        <w:t xml:space="preserve">) </w:t>
      </w:r>
      <w:proofErr w:type="spellStart"/>
      <w:r w:rsidRPr="0017467E">
        <w:t>im</w:t>
      </w:r>
      <w:proofErr w:type="spellEnd"/>
      <w:r w:rsidRPr="0017467E">
        <w:t xml:space="preserve"> </w:t>
      </w:r>
      <w:proofErr w:type="spellStart"/>
      <w:r w:rsidRPr="0017467E">
        <w:t>Freiland</w:t>
      </w:r>
      <w:proofErr w:type="spellEnd"/>
      <w:r w:rsidRPr="0017467E">
        <w:t xml:space="preserve"> - </w:t>
      </w:r>
      <w:proofErr w:type="spellStart"/>
      <w:r w:rsidRPr="0017467E">
        <w:t>eine</w:t>
      </w:r>
      <w:proofErr w:type="spellEnd"/>
      <w:r w:rsidRPr="0017467E">
        <w:t xml:space="preserve"> </w:t>
      </w:r>
      <w:proofErr w:type="spellStart"/>
      <w:r w:rsidRPr="0017467E">
        <w:t>individuenbasierte</w:t>
      </w:r>
      <w:proofErr w:type="spellEnd"/>
      <w:r w:rsidRPr="0017467E">
        <w:t xml:space="preserve"> </w:t>
      </w:r>
      <w:proofErr w:type="spellStart"/>
      <w:r w:rsidRPr="0017467E">
        <w:t>Verhaltensstudie</w:t>
      </w:r>
      <w:proofErr w:type="spellEnd"/>
      <w:r w:rsidRPr="0017467E">
        <w:t xml:space="preserve"> </w:t>
      </w:r>
      <w:proofErr w:type="spellStart"/>
      <w:r w:rsidRPr="0017467E">
        <w:t>unter</w:t>
      </w:r>
      <w:proofErr w:type="spellEnd"/>
      <w:r w:rsidRPr="0017467E">
        <w:t xml:space="preserve"> </w:t>
      </w:r>
      <w:proofErr w:type="spellStart"/>
      <w:r w:rsidRPr="0017467E">
        <w:t>Verwendung</w:t>
      </w:r>
      <w:proofErr w:type="spellEnd"/>
      <w:r w:rsidRPr="0017467E">
        <w:t xml:space="preserve"> von </w:t>
      </w:r>
      <w:proofErr w:type="spellStart"/>
      <w:r w:rsidRPr="0017467E">
        <w:t>Transpondertechnik</w:t>
      </w:r>
      <w:proofErr w:type="spellEnd"/>
      <w:r w:rsidRPr="0017467E">
        <w:t>.</w:t>
      </w:r>
      <w:r w:rsidR="00C210C0" w:rsidRPr="0017467E">
        <w:t>”</w:t>
      </w:r>
      <w:r w:rsidRPr="0017467E">
        <w:t xml:space="preserve"> Dissertation</w:t>
      </w:r>
      <w:r w:rsidR="0042594A">
        <w:t>.</w:t>
      </w:r>
      <w:r w:rsidR="00C210C0" w:rsidRPr="0017467E">
        <w:t xml:space="preserve"> </w:t>
      </w:r>
      <w:r w:rsidR="00B56F46">
        <w:t>C</w:t>
      </w:r>
      <w:r w:rsidR="00C210C0" w:rsidRPr="0017467E">
        <w:t xml:space="preserve">hapter </w:t>
      </w:r>
      <w:r w:rsidR="00B56F46">
        <w:t>4</w:t>
      </w:r>
      <w:r w:rsidRPr="0017467E">
        <w:t xml:space="preserve">. </w:t>
      </w:r>
      <w:proofErr w:type="spellStart"/>
      <w:r w:rsidRPr="0017467E">
        <w:t>Ludwig-Maximilians-Universität</w:t>
      </w:r>
      <w:proofErr w:type="spellEnd"/>
      <w:r w:rsidRPr="0017467E">
        <w:t>, Munich, Germany</w:t>
      </w:r>
      <w:r w:rsidR="00C210C0" w:rsidRPr="0017467E">
        <w:t xml:space="preserve">. </w:t>
      </w:r>
      <w:r w:rsidR="00527397" w:rsidRPr="00527397">
        <w:t>https://edoc.ub.uni-muenchen.de/5566/1/Thiele_Johannes.pdf</w:t>
      </w:r>
    </w:p>
    <w:p w14:paraId="0E113BE3" w14:textId="019E9829" w:rsidR="0077452D" w:rsidRDefault="0077452D" w:rsidP="0017467E">
      <w:pPr>
        <w:pStyle w:val="Bibliography"/>
      </w:pPr>
      <w:r>
        <w:t xml:space="preserve">Thiele, Johannes, and York Winter. 2005. “Hierarchical Strategy for Relocating Food Targets in Flower Bats: Spatial Memory Versus Cue-Directed Search.” </w:t>
      </w:r>
      <w:r>
        <w:rPr>
          <w:i/>
          <w:iCs/>
        </w:rPr>
        <w:t>Animal Behaviour</w:t>
      </w:r>
      <w:r>
        <w:t xml:space="preserve"> 69 (2): 315–27. </w:t>
      </w:r>
      <w:hyperlink r:id="rId46">
        <w:r>
          <w:rPr>
            <w:rStyle w:val="Hyperlink"/>
          </w:rPr>
          <w:t>https://doi.org/10.1016/j.anbehav.2004.05.012</w:t>
        </w:r>
      </w:hyperlink>
      <w:r>
        <w:t>.</w:t>
      </w:r>
    </w:p>
    <w:p w14:paraId="3256EE69" w14:textId="77777777" w:rsidR="00F65AEA" w:rsidRDefault="00F65AEA" w:rsidP="0017467E">
      <w:pPr>
        <w:pStyle w:val="Bibliography"/>
      </w:pPr>
      <w:r>
        <w:t xml:space="preserve">von </w:t>
      </w:r>
      <w:proofErr w:type="spellStart"/>
      <w:r>
        <w:t>Helversen</w:t>
      </w:r>
      <w:proofErr w:type="spellEnd"/>
      <w:r>
        <w:t xml:space="preserve">, Otto, L., Winkler, and H.J. </w:t>
      </w:r>
      <w:proofErr w:type="spellStart"/>
      <w:r>
        <w:t>Bestmann</w:t>
      </w:r>
      <w:proofErr w:type="spellEnd"/>
      <w:r>
        <w:t xml:space="preserve">. 2000. “Sulphur-Containing ‘Perfumes’ Attract Flower-Visiting Bats.” </w:t>
      </w:r>
      <w:r>
        <w:rPr>
          <w:i/>
          <w:iCs/>
        </w:rPr>
        <w:t>Journal of Comparative Physiology A</w:t>
      </w:r>
      <w:r>
        <w:t xml:space="preserve"> 186 (2): 143–53. </w:t>
      </w:r>
      <w:hyperlink r:id="rId47">
        <w:r>
          <w:rPr>
            <w:rStyle w:val="Hyperlink"/>
          </w:rPr>
          <w:t>https://doi.org/10.1007/s003590050014</w:t>
        </w:r>
      </w:hyperlink>
      <w:r>
        <w:t>.</w:t>
      </w:r>
    </w:p>
    <w:p w14:paraId="3C40134B" w14:textId="77777777" w:rsidR="00F65AEA" w:rsidRDefault="00F65AEA" w:rsidP="0017467E">
      <w:pPr>
        <w:pStyle w:val="Bibliography"/>
        <w:ind w:left="720"/>
      </w:pPr>
    </w:p>
    <w:bookmarkEnd w:id="86"/>
    <w:bookmarkEnd w:id="99"/>
    <w:p w14:paraId="4FF3C01F" w14:textId="77777777" w:rsidR="00205FD5" w:rsidRPr="00205FD5" w:rsidRDefault="00205FD5" w:rsidP="0017467E">
      <w:pPr>
        <w:pStyle w:val="BodyText"/>
        <w:rPr>
          <w:lang w:val="en-GB"/>
        </w:rPr>
      </w:pPr>
    </w:p>
    <w:p w14:paraId="61846BE5" w14:textId="77777777" w:rsidR="00205FD5" w:rsidRDefault="00205FD5">
      <w:pPr>
        <w:pStyle w:val="ImageCaption"/>
        <w:rPr>
          <w:lang w:val="en-GB"/>
        </w:rPr>
      </w:pPr>
    </w:p>
    <w:sectPr w:rsidR="00205FD5">
      <w:headerReference w:type="even" r:id="rId48"/>
      <w:headerReference w:type="default" r:id="rId4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mbhavi Chidambaram" w:date="2021-12-08T14:52:00Z" w:initials="SC">
    <w:p w14:paraId="56BBCABE" w14:textId="77777777" w:rsidR="00F326FF" w:rsidRDefault="00F326FF">
      <w:pPr>
        <w:pStyle w:val="CommentText"/>
      </w:pPr>
      <w:r>
        <w:rPr>
          <w:rStyle w:val="CommentReference"/>
        </w:rPr>
        <w:annotationRef/>
      </w:r>
      <w:r>
        <w:t>OK for now I have put in that you are the corresponding author</w:t>
      </w:r>
    </w:p>
  </w:comment>
  <w:comment w:id="2" w:author="Adam Wilkins" w:date="2022-02-28T14:58:00Z" w:initials="AW">
    <w:p w14:paraId="779C61FB" w14:textId="17DED66E" w:rsidR="00F326FF" w:rsidRDefault="00F326FF">
      <w:pPr>
        <w:pStyle w:val="CommentText"/>
      </w:pPr>
      <w:r>
        <w:rPr>
          <w:rStyle w:val="CommentReference"/>
        </w:rPr>
        <w:annotationRef/>
      </w:r>
      <w:r>
        <w:t xml:space="preserve">These first four sentences should not be in the Abstract but in the Introduction prefaced by a more general statement about how animals modulate their feeding behaviors in response to changing rbittermanesources is a major question in animal behavior. It is always good to start with a general question before homing in to the specifics that will be covered in the paper. If you make this change, then the rest of this first paragraph can be shortened to one sentence about testing for flexibility of feeding responses in the Commissari’s long-tailed bat. </w:t>
      </w:r>
    </w:p>
  </w:comment>
  <w:comment w:id="4" w:author="Vladislav" w:date="2022-03-07T09:57:00Z" w:initials="V">
    <w:p w14:paraId="2F0326D0" w14:textId="3AEB5A83" w:rsidR="00F326FF" w:rsidRDefault="00F326FF">
      <w:pPr>
        <w:pStyle w:val="CommentText"/>
      </w:pPr>
      <w:r>
        <w:rPr>
          <w:rStyle w:val="CommentReference"/>
        </w:rPr>
        <w:annotationRef/>
      </w:r>
      <w:r>
        <w:t>This is a bit too strongly worded, imo.</w:t>
      </w:r>
    </w:p>
    <w:p w14:paraId="71FC3179" w14:textId="1CB160DD" w:rsidR="00F326FF" w:rsidRDefault="00F326FF">
      <w:pPr>
        <w:pStyle w:val="CommentText"/>
      </w:pPr>
      <w:r>
        <w:t>A suggestion (that you don’t have to use exactly as worded, feel free to improve):</w:t>
      </w:r>
    </w:p>
    <w:p w14:paraId="5B0E0C3D" w14:textId="3853BCAE" w:rsidR="00F326FF" w:rsidRDefault="00F326FF">
      <w:pPr>
        <w:pStyle w:val="CommentText"/>
      </w:pPr>
      <w:r>
        <w:t>“Our results are consistent with reinforcement learning as the major driving mechanism of bats’ choices and also suggest that the bats learn…”</w:t>
      </w:r>
    </w:p>
  </w:comment>
  <w:comment w:id="7" w:author="Vladislav" w:date="2022-03-07T10:19:00Z" w:initials="V">
    <w:p w14:paraId="1D3CD09A" w14:textId="6EFE9F9C" w:rsidR="00F326FF" w:rsidRDefault="00F326FF">
      <w:pPr>
        <w:pStyle w:val="CommentText"/>
      </w:pPr>
      <w:r>
        <w:rPr>
          <w:rStyle w:val="CommentReference"/>
        </w:rPr>
        <w:annotationRef/>
      </w:r>
      <w:r>
        <w:t>You can still give citations here from the previous sentences that you removed.</w:t>
      </w:r>
    </w:p>
  </w:comment>
  <w:comment w:id="8" w:author="Shambhavi Chidambaram" w:date="2021-10-11T22:52:00Z" w:initials="SC">
    <w:p w14:paraId="12D8A6F4" w14:textId="77777777" w:rsidR="00F326FF" w:rsidRDefault="00F326FF">
      <w:pPr>
        <w:pStyle w:val="CommentText"/>
      </w:pPr>
      <w:r>
        <w:rPr>
          <w:rStyle w:val="CommentReference"/>
        </w:rPr>
        <w:annotationRef/>
      </w:r>
      <w:r>
        <w:t>Alex had inserted the word fixed-ratio here but I agree it’s a technical detail that’s not relevant at this point.</w:t>
      </w:r>
    </w:p>
  </w:comment>
  <w:comment w:id="9" w:author="Vladislav" w:date="2022-03-07T10:20:00Z" w:initials="V">
    <w:p w14:paraId="1DC57337" w14:textId="7347A2B8" w:rsidR="00F326FF" w:rsidRDefault="00F326FF">
      <w:pPr>
        <w:pStyle w:val="CommentText"/>
      </w:pPr>
      <w:r>
        <w:rPr>
          <w:rStyle w:val="CommentReference"/>
        </w:rPr>
        <w:annotationRef/>
      </w:r>
      <w:r>
        <w:t>I disagree because depending on the reward schedule, e.g. in variable ratio, the described rule would not be optimal or expected.</w:t>
      </w:r>
    </w:p>
  </w:comment>
  <w:comment w:id="10" w:author="Shambhavi Chidambaram" w:date="2022-03-07T20:08:00Z" w:initials="SC">
    <w:p w14:paraId="4A2CFA24" w14:textId="77777777" w:rsidR="008E6BC7" w:rsidRDefault="008E6BC7" w:rsidP="00E03E74">
      <w:r>
        <w:rPr>
          <w:rStyle w:val="CommentReference"/>
        </w:rPr>
        <w:annotationRef/>
      </w:r>
      <w:r>
        <w:rPr>
          <w:sz w:val="20"/>
          <w:szCs w:val="20"/>
        </w:rPr>
        <w:t>Done</w:t>
      </w:r>
    </w:p>
    <w:p w14:paraId="3A851005" w14:textId="77777777" w:rsidR="008E6BC7" w:rsidRDefault="008E6BC7" w:rsidP="00E03E74"/>
  </w:comment>
  <w:comment w:id="11" w:author="Vladislav" w:date="2022-03-07T10:33:00Z" w:initials="V">
    <w:p w14:paraId="3F2B4BE5" w14:textId="547A580E" w:rsidR="00F326FF" w:rsidRDefault="00F326FF">
      <w:pPr>
        <w:pStyle w:val="CommentText"/>
      </w:pPr>
      <w:r>
        <w:rPr>
          <w:rStyle w:val="CommentReference"/>
        </w:rPr>
        <w:annotationRef/>
      </w:r>
      <w:r>
        <w:t>This is a promise that will be important to see if exactly kept in the results. But comparison of the confirmatory and exploratory analyses serves what purpose (in general)? The motivation is missing of doing this. In a sense it is not surprising that you see something odd and then adjust the model to account for it because you saw it, which improves the model compared to the previous one. The real test would be on independent data (new data or cross-validation, which you could potentially perform here but let us not go back to data analysis at this point :)</w:t>
      </w:r>
    </w:p>
    <w:p w14:paraId="7DEB6A23" w14:textId="7312EBAF" w:rsidR="00A723B4" w:rsidRDefault="00A723B4">
      <w:pPr>
        <w:pStyle w:val="CommentText"/>
      </w:pPr>
      <w:r>
        <w:t>Okay, after reading the results: The reason to compare the two is to see if the general effect in the main analysis remains after you statistically control for the edge cases of first day and first block. This question is not answered currently.</w:t>
      </w:r>
    </w:p>
  </w:comment>
  <w:comment w:id="12" w:author="Shambhavi Chidambaram" w:date="2022-03-09T16:40:00Z" w:initials="SC">
    <w:p w14:paraId="6EECD4C9" w14:textId="77777777" w:rsidR="00F3183C" w:rsidRDefault="00F3183C" w:rsidP="00BF0FA4">
      <w:r>
        <w:rPr>
          <w:rStyle w:val="CommentReference"/>
        </w:rPr>
        <w:annotationRef/>
      </w:r>
      <w:r>
        <w:rPr>
          <w:sz w:val="20"/>
          <w:szCs w:val="20"/>
        </w:rPr>
        <w:t>Done</w:t>
      </w:r>
    </w:p>
    <w:p w14:paraId="0EAC0BEC" w14:textId="77777777" w:rsidR="00F3183C" w:rsidRDefault="00F3183C" w:rsidP="00BF0FA4"/>
  </w:comment>
  <w:comment w:id="15" w:author="Adam Wilkins" w:date="2022-03-01T17:14:00Z" w:initials="AW">
    <w:p w14:paraId="49C24A02" w14:textId="79521B99" w:rsidR="00F326FF" w:rsidRDefault="00F326FF">
      <w:pPr>
        <w:pStyle w:val="CommentText"/>
      </w:pPr>
      <w:r>
        <w:rPr>
          <w:rStyle w:val="CommentReference"/>
        </w:rPr>
        <w:annotationRef/>
      </w:r>
      <w:r>
        <w:t>Should there be some indication of when (what time period) this experiment took place?</w:t>
      </w:r>
    </w:p>
  </w:comment>
  <w:comment w:id="16" w:author="Vladislav" w:date="2022-03-07T10:36:00Z" w:initials="V">
    <w:p w14:paraId="60D77575" w14:textId="2516BB52" w:rsidR="00F326FF" w:rsidRDefault="00F326FF">
      <w:pPr>
        <w:pStyle w:val="CommentText"/>
      </w:pPr>
      <w:r>
        <w:rPr>
          <w:rStyle w:val="CommentReference"/>
        </w:rPr>
        <w:annotationRef/>
      </w:r>
      <w:r>
        <w:t>Didn’t knit properly</w:t>
      </w:r>
    </w:p>
  </w:comment>
  <w:comment w:id="17" w:author="Shruti" w:date="2022-01-10T12:55:00Z" w:initials="S">
    <w:p w14:paraId="4EEB7A51" w14:textId="77777777" w:rsidR="00F326FF" w:rsidRDefault="00F326FF">
      <w:pPr>
        <w:pStyle w:val="CommentText"/>
      </w:pPr>
      <w:r>
        <w:rPr>
          <w:rStyle w:val="CommentReference"/>
        </w:rPr>
        <w:annotationRef/>
      </w:r>
      <w:r>
        <w:t>Normally, numbers &lt;10 are written out; however, if numerals are used elsewhere in the sentence, it is better to maintain consistency in how numbers are written. (Don’t mix seven and 14)</w:t>
      </w:r>
    </w:p>
  </w:comment>
  <w:comment w:id="18" w:author="Shruti" w:date="2022-01-10T12:56:00Z" w:initials="S">
    <w:p w14:paraId="3AC04573" w14:textId="77777777" w:rsidR="00F326FF" w:rsidRDefault="00F326FF">
      <w:pPr>
        <w:pStyle w:val="CommentText"/>
      </w:pPr>
      <w:r>
        <w:rPr>
          <w:rStyle w:val="CommentReference"/>
        </w:rPr>
        <w:annotationRef/>
      </w:r>
      <w:r>
        <w:t>You may need to mention compliance with ARRIVE guidelines; please check requirements of your journal once you select it.</w:t>
      </w:r>
    </w:p>
  </w:comment>
  <w:comment w:id="21" w:author="Shruti" w:date="2022-01-10T12:58:00Z" w:initials="S">
    <w:p w14:paraId="7D352650" w14:textId="77777777" w:rsidR="00F326FF" w:rsidRDefault="00F326FF">
      <w:pPr>
        <w:pStyle w:val="CommentText"/>
      </w:pPr>
      <w:r>
        <w:rPr>
          <w:rStyle w:val="CommentReference"/>
        </w:rPr>
        <w:annotationRef/>
      </w:r>
      <w:r>
        <w:t>This will need a citation.</w:t>
      </w:r>
    </w:p>
  </w:comment>
  <w:comment w:id="22" w:author="Vladislav" w:date="2022-03-07T10:39:00Z" w:initials="V">
    <w:p w14:paraId="741CF4A7" w14:textId="50BAE0F8" w:rsidR="00F326FF" w:rsidRDefault="00F326FF">
      <w:pPr>
        <w:pStyle w:val="CommentText"/>
      </w:pPr>
      <w:r>
        <w:rPr>
          <w:rStyle w:val="CommentReference"/>
        </w:rPr>
        <w:annotationRef/>
      </w:r>
      <w:r>
        <w:t>knit</w:t>
      </w:r>
    </w:p>
  </w:comment>
  <w:comment w:id="23" w:author="Shruti" w:date="2022-01-10T12:59:00Z" w:initials="S">
    <w:p w14:paraId="7B0BCD96" w14:textId="77777777" w:rsidR="00F326FF" w:rsidRDefault="00F326FF">
      <w:pPr>
        <w:pStyle w:val="CommentText"/>
      </w:pPr>
      <w:r>
        <w:rPr>
          <w:rStyle w:val="CommentReference"/>
        </w:rPr>
        <w:annotationRef/>
      </w:r>
      <w:r>
        <w:t>Be consistent with ml vs mL.</w:t>
      </w:r>
    </w:p>
  </w:comment>
  <w:comment w:id="24" w:author="Shruti" w:date="2022-01-10T12:59:00Z" w:initials="S">
    <w:p w14:paraId="0EDADD85" w14:textId="77777777" w:rsidR="00F326FF" w:rsidRDefault="00F326FF">
      <w:pPr>
        <w:pStyle w:val="CommentText"/>
      </w:pPr>
      <w:r>
        <w:rPr>
          <w:rStyle w:val="CommentReference"/>
        </w:rPr>
        <w:annotationRef/>
      </w:r>
      <w:r>
        <w:t>Always place a space between a value and its unit.</w:t>
      </w:r>
    </w:p>
  </w:comment>
  <w:comment w:id="25" w:author="Shruti" w:date="2022-01-10T13:00:00Z" w:initials="S">
    <w:p w14:paraId="7D70EBB0" w14:textId="77777777" w:rsidR="00F326FF" w:rsidRDefault="00F326FF">
      <w:pPr>
        <w:pStyle w:val="CommentText"/>
      </w:pPr>
      <w:r>
        <w:rPr>
          <w:rStyle w:val="CommentReference"/>
        </w:rPr>
        <w:annotationRef/>
      </w:r>
      <w:r>
        <w:t>Please ensure that any company information is accompanied by the location details, including the city, state (if in the US), and country, consistently across the document. for all instruments and chemicals used. Also add version numbers for all software.</w:t>
      </w:r>
    </w:p>
  </w:comment>
  <w:comment w:id="27" w:author="Shruti" w:date="2022-01-10T17:51:00Z" w:initials="S">
    <w:p w14:paraId="700EBDDD" w14:textId="77777777" w:rsidR="00F326FF" w:rsidRDefault="00F326FF">
      <w:pPr>
        <w:pStyle w:val="CommentText"/>
      </w:pPr>
      <w:r>
        <w:rPr>
          <w:rStyle w:val="CommentReference"/>
        </w:rPr>
        <w:annotationRef/>
      </w:r>
      <w:r>
        <w:t>You may need to justify this difference.</w:t>
      </w:r>
    </w:p>
  </w:comment>
  <w:comment w:id="28" w:author="Shruti" w:date="2022-01-10T13:05:00Z" w:initials="S">
    <w:p w14:paraId="0096BC1A" w14:textId="77777777" w:rsidR="00F326FF" w:rsidRDefault="00F326FF">
      <w:pPr>
        <w:pStyle w:val="CommentText"/>
      </w:pPr>
      <w:r>
        <w:rPr>
          <w:rStyle w:val="CommentReference"/>
        </w:rPr>
        <w:annotationRef/>
      </w:r>
      <w:r>
        <w:t>Please check how your journal prefers to indicate time (10:00 h vs 1000 h).</w:t>
      </w:r>
    </w:p>
  </w:comment>
  <w:comment w:id="34" w:author="Adam Wilkins" w:date="2022-03-01T17:07:00Z" w:initials="AW">
    <w:p w14:paraId="3593078D" w14:textId="70A17309" w:rsidR="00F326FF" w:rsidRDefault="00F326FF">
      <w:pPr>
        <w:pStyle w:val="CommentText"/>
      </w:pPr>
      <w:r>
        <w:rPr>
          <w:rStyle w:val="CommentReference"/>
        </w:rPr>
        <w:annotationRef/>
      </w:r>
      <w:r>
        <w:t xml:space="preserve">So, one should understand that the bats identify individual “flowers”  solely by location? That their spatial memory is this good? In  the wild, wouldn’t there be additional clues provided by colour and olfaction. </w:t>
      </w:r>
    </w:p>
  </w:comment>
  <w:comment w:id="39" w:author="Vladi" w:date="2022-01-11T19:57:00Z" w:initials="V">
    <w:p w14:paraId="208E5B58" w14:textId="44E42E54" w:rsidR="00F326FF" w:rsidRDefault="00F326FF">
      <w:pPr>
        <w:pStyle w:val="CommentText"/>
      </w:pPr>
      <w:r>
        <w:rPr>
          <w:rStyle w:val="CommentReference"/>
        </w:rPr>
        <w:annotationRef/>
      </w:r>
      <w:r>
        <w:t>This gives the false impression that there were only two options in total.</w:t>
      </w:r>
    </w:p>
  </w:comment>
  <w:comment w:id="40" w:author="Shambhavi Chidambaram" w:date="2022-03-09T16:41:00Z" w:initials="SC">
    <w:p w14:paraId="1D22B44B" w14:textId="77777777" w:rsidR="007331A7" w:rsidRDefault="007331A7" w:rsidP="004E732B">
      <w:r>
        <w:rPr>
          <w:rStyle w:val="CommentReference"/>
        </w:rPr>
        <w:annotationRef/>
      </w:r>
      <w:r>
        <w:rPr>
          <w:sz w:val="20"/>
          <w:szCs w:val="20"/>
        </w:rPr>
        <w:t>Done</w:t>
      </w:r>
    </w:p>
  </w:comment>
  <w:comment w:id="42" w:author="Vladi" w:date="2022-01-11T19:59:00Z" w:initials="V">
    <w:p w14:paraId="1052F4D8" w14:textId="576B74B7" w:rsidR="00F326FF" w:rsidRDefault="00F326FF">
      <w:pPr>
        <w:pStyle w:val="CommentText"/>
      </w:pPr>
      <w:r>
        <w:rPr>
          <w:rStyle w:val="CommentReference"/>
        </w:rPr>
        <w:annotationRef/>
      </w:r>
      <w:r>
        <w:t>Wasn’t there more than just visual examination for this result? Some (quick) stats? Or am I misremembering? Your interpretation is quite detailed to hinge only on visual examination. OK, reading further you do present the corresponding statistics. But maybe you can cite them here instead rather than referring to visual inspection only? As it is you say the same result twice, once based on Fig 3 and once based on 4 and 5. It would be best to combine these instead and show the simple visuals (Fig 3) then when interpreting, refer to the stats (Figs. 4 and 5).</w:t>
      </w:r>
    </w:p>
  </w:comment>
  <w:comment w:id="43" w:author="Shambhavi Chidambaram" w:date="2022-03-09T16:42:00Z" w:initials="SC">
    <w:p w14:paraId="3E4AEC99" w14:textId="77777777" w:rsidR="007331A7" w:rsidRDefault="007331A7" w:rsidP="00867AB0">
      <w:r>
        <w:rPr>
          <w:rStyle w:val="CommentReference"/>
        </w:rPr>
        <w:annotationRef/>
      </w:r>
      <w:r>
        <w:rPr>
          <w:sz w:val="20"/>
          <w:szCs w:val="20"/>
        </w:rPr>
        <w:t>Done</w:t>
      </w:r>
    </w:p>
  </w:comment>
  <w:comment w:id="45" w:author="Vladi" w:date="2022-01-11T20:15:00Z" w:initials="V">
    <w:p w14:paraId="0AB50E52" w14:textId="77777777" w:rsidR="00F326FF" w:rsidRDefault="00F326FF">
      <w:pPr>
        <w:pStyle w:val="CommentText"/>
      </w:pPr>
      <w:r>
        <w:rPr>
          <w:rStyle w:val="CommentReference"/>
        </w:rPr>
        <w:annotationRef/>
      </w:r>
      <w:r>
        <w:t>Watch out with the present tense. Perhaps also try to condense the title of this section</w:t>
      </w:r>
    </w:p>
  </w:comment>
  <w:comment w:id="46" w:author="Shambhavi Chidambaram" w:date="2022-03-09T16:43:00Z" w:initials="SC">
    <w:p w14:paraId="59A90E2E" w14:textId="77777777" w:rsidR="007331A7" w:rsidRDefault="007331A7" w:rsidP="0013258F">
      <w:r>
        <w:rPr>
          <w:rStyle w:val="CommentReference"/>
        </w:rPr>
        <w:annotationRef/>
      </w:r>
      <w:r>
        <w:rPr>
          <w:sz w:val="20"/>
          <w:szCs w:val="20"/>
        </w:rPr>
        <w:t>Done</w:t>
      </w:r>
    </w:p>
  </w:comment>
  <w:comment w:id="47" w:author="Vladi" w:date="2022-01-11T20:26:00Z" w:initials="V">
    <w:p w14:paraId="2C767D8D" w14:textId="77777777" w:rsidR="00F326FF" w:rsidRDefault="00F326FF">
      <w:pPr>
        <w:pStyle w:val="CommentText"/>
      </w:pPr>
      <w:r>
        <w:rPr>
          <w:rStyle w:val="CommentReference"/>
        </w:rPr>
        <w:annotationRef/>
      </w:r>
      <w:r>
        <w:t>Let us take a look at these figures together. Watch out that the 1 is not currently showing in the legend. A lot is shown but we need to also help the reader a bit more I think, so that they are not drowned in data without a clear guide to the safe platform (pardon the Watermaze metaphor).</w:t>
      </w:r>
    </w:p>
  </w:comment>
  <w:comment w:id="48" w:author="Shambhavi Chidambaram" w:date="2022-03-09T16:43:00Z" w:initials="SC">
    <w:p w14:paraId="6F083C3E" w14:textId="77777777" w:rsidR="007331A7" w:rsidRDefault="007331A7" w:rsidP="00C368A4">
      <w:r>
        <w:rPr>
          <w:rStyle w:val="CommentReference"/>
        </w:rPr>
        <w:annotationRef/>
      </w:r>
      <w:r>
        <w:rPr>
          <w:sz w:val="20"/>
          <w:szCs w:val="20"/>
        </w:rPr>
        <w:t>Done</w:t>
      </w:r>
    </w:p>
  </w:comment>
  <w:comment w:id="51" w:author="Vladislav" w:date="2022-03-07T10:52:00Z" w:initials="V">
    <w:p w14:paraId="65C6ACEB" w14:textId="29FC09D7" w:rsidR="00F326FF" w:rsidRDefault="00F326FF">
      <w:pPr>
        <w:pStyle w:val="CommentText"/>
      </w:pPr>
      <w:r>
        <w:rPr>
          <w:rStyle w:val="CommentReference"/>
        </w:rPr>
        <w:annotationRef/>
      </w:r>
      <w:r>
        <w:t>What is missing is, do these effects persist after accounting for the special status of the first day and first block? That is the interesting question. In essence, maybe what we found earlier is simply an artefact of not accounting for these edge cases. That has to be answered clearly here.</w:t>
      </w:r>
    </w:p>
  </w:comment>
  <w:comment w:id="52" w:author="Shambhavi Chidambaram" w:date="2022-03-09T16:43:00Z" w:initials="SC">
    <w:p w14:paraId="03EE3184" w14:textId="77777777" w:rsidR="007331A7" w:rsidRDefault="007331A7" w:rsidP="0043083E">
      <w:r>
        <w:rPr>
          <w:rStyle w:val="CommentReference"/>
        </w:rPr>
        <w:annotationRef/>
      </w:r>
      <w:r>
        <w:rPr>
          <w:sz w:val="20"/>
          <w:szCs w:val="20"/>
        </w:rPr>
        <w:t>Done</w:t>
      </w:r>
    </w:p>
  </w:comment>
  <w:comment w:id="53" w:author="Vladi" w:date="2022-01-11T20:26:00Z" w:initials="V">
    <w:p w14:paraId="1296D86A" w14:textId="279347CB" w:rsidR="00886F4B" w:rsidRDefault="00886F4B" w:rsidP="00886F4B">
      <w:pPr>
        <w:pStyle w:val="CommentText"/>
      </w:pPr>
      <w:r>
        <w:rPr>
          <w:rStyle w:val="CommentReference"/>
        </w:rPr>
        <w:annotationRef/>
      </w:r>
      <w:r>
        <w:t>Let us take a look at these figures together. Watch out that the 1 is not currently showing in the legend. A lot is shown but we need to also help the reader a bit more I think, so that they are not drowned in data without a clear guide to the safe platform (pardon the Watermaze metaphor).</w:t>
      </w:r>
    </w:p>
  </w:comment>
  <w:comment w:id="54" w:author="Shambhavi Chidambaram" w:date="2022-03-09T16:45:00Z" w:initials="SC">
    <w:p w14:paraId="7379F22D" w14:textId="77777777" w:rsidR="007331A7" w:rsidRDefault="007331A7" w:rsidP="00106F9C">
      <w:r>
        <w:rPr>
          <w:rStyle w:val="CommentReference"/>
        </w:rPr>
        <w:annotationRef/>
      </w:r>
      <w:r>
        <w:rPr>
          <w:sz w:val="20"/>
          <w:szCs w:val="20"/>
        </w:rPr>
        <w:t>Done</w:t>
      </w:r>
    </w:p>
  </w:comment>
  <w:comment w:id="55" w:author="Vladislav" w:date="2022-03-07T10:59:00Z" w:initials="V">
    <w:p w14:paraId="048F6555" w14:textId="06B9F416" w:rsidR="00F326FF" w:rsidRDefault="00F326FF">
      <w:pPr>
        <w:pStyle w:val="CommentText"/>
      </w:pPr>
      <w:r>
        <w:rPr>
          <w:rStyle w:val="CommentReference"/>
        </w:rPr>
        <w:annotationRef/>
      </w:r>
      <w:r>
        <w:t xml:space="preserve">Make an explicit link between each interpretation and each result by citing the appropriate figures for all major results. Let the reader see what you say was observed and decide whether you are interpreting this correctly or they can find their own alternative explanation. </w:t>
      </w:r>
    </w:p>
  </w:comment>
  <w:comment w:id="56" w:author="Shambhavi Chidambaram" w:date="2022-03-09T16:45:00Z" w:initials="SC">
    <w:p w14:paraId="1B427A72" w14:textId="77777777" w:rsidR="007331A7" w:rsidRDefault="007331A7" w:rsidP="00FF54B1">
      <w:r>
        <w:rPr>
          <w:rStyle w:val="CommentReference"/>
        </w:rPr>
        <w:annotationRef/>
      </w:r>
      <w:r>
        <w:rPr>
          <w:sz w:val="20"/>
          <w:szCs w:val="20"/>
        </w:rPr>
        <w:t>Done</w:t>
      </w:r>
    </w:p>
  </w:comment>
  <w:comment w:id="57" w:author="Vladislav" w:date="2022-03-07T11:02:00Z" w:initials="V">
    <w:p w14:paraId="26D5B574" w14:textId="60602D05" w:rsidR="00F326FF" w:rsidRDefault="00F326FF">
      <w:pPr>
        <w:pStyle w:val="CommentText"/>
      </w:pPr>
      <w:r>
        <w:rPr>
          <w:rStyle w:val="CommentReference"/>
        </w:rPr>
        <w:annotationRef/>
      </w:r>
      <w:r>
        <w:t>How is this second-order learning if it leads to a decrease in performance? What rule is being learned if this is not consistent with win-stay lose-shift? This is an important discrepancy that has to be addressed heads on. At the moment it reads as if this is something that is to be expected according to optimization. The two behavioral changes are in a sense contradictory, so the task in the discussion is to carefully resolve the contradiction and find an explanation that is consistent with both results.</w:t>
      </w:r>
    </w:p>
  </w:comment>
  <w:comment w:id="58" w:author="Shambhavi Chidambaram" w:date="2022-03-09T16:45:00Z" w:initials="SC">
    <w:p w14:paraId="5C1DA539" w14:textId="77777777" w:rsidR="007331A7" w:rsidRDefault="007331A7" w:rsidP="00612183">
      <w:r>
        <w:rPr>
          <w:rStyle w:val="CommentReference"/>
        </w:rPr>
        <w:annotationRef/>
      </w:r>
      <w:r>
        <w:rPr>
          <w:sz w:val="20"/>
          <w:szCs w:val="20"/>
        </w:rPr>
        <w:t>Done. This is not the thing that shows second-order learning</w:t>
      </w:r>
    </w:p>
  </w:comment>
  <w:comment w:id="59" w:author="Vladislav" w:date="2022-03-07T12:27:00Z" w:initials="V">
    <w:p w14:paraId="604F5D84" w14:textId="77777777" w:rsidR="00EB0DC1" w:rsidRDefault="00EB0DC1" w:rsidP="00EB0DC1">
      <w:pPr>
        <w:pStyle w:val="CommentText"/>
      </w:pPr>
      <w:r>
        <w:rPr>
          <w:rStyle w:val="CommentReference"/>
        </w:rPr>
        <w:annotationRef/>
      </w:r>
      <w:r>
        <w:t>Not clear if you mean that the experiment is basically repeated but with a different sensory modality or you mean testing the bats in the same modality as here and then follow up with a test on a different modality. What would the evidence for second-order rule learning look like? Get better (fewer perseverations) in your task first then give different task and compare perseverations there to what exactly? Spell things out a bit more.</w:t>
      </w:r>
    </w:p>
  </w:comment>
  <w:comment w:id="60" w:author="Shambhavi Chidambaram" w:date="2022-03-09T16:37:00Z" w:initials="SC">
    <w:p w14:paraId="37B1668C" w14:textId="77777777" w:rsidR="00F3183C" w:rsidRDefault="00F3183C" w:rsidP="009E1D24">
      <w:r>
        <w:rPr>
          <w:rStyle w:val="CommentReference"/>
        </w:rPr>
        <w:annotationRef/>
      </w:r>
      <w:r>
        <w:rPr>
          <w:sz w:val="20"/>
          <w:szCs w:val="20"/>
        </w:rPr>
        <w:t xml:space="preserve">Done </w:t>
      </w:r>
    </w:p>
  </w:comment>
  <w:comment w:id="61" w:author="Vladislav" w:date="2022-03-07T12:30:00Z" w:initials="V">
    <w:p w14:paraId="17ED0519" w14:textId="03B05B87" w:rsidR="00F326FF" w:rsidRDefault="00F326FF">
      <w:pPr>
        <w:pStyle w:val="CommentText"/>
      </w:pPr>
      <w:r>
        <w:rPr>
          <w:rStyle w:val="CommentReference"/>
        </w:rPr>
        <w:annotationRef/>
      </w:r>
      <w:r>
        <w:t>Give citation here already</w:t>
      </w:r>
    </w:p>
  </w:comment>
  <w:comment w:id="62" w:author="Shambhavi Chidambaram" w:date="2022-03-09T10:08:00Z" w:initials="SC">
    <w:p w14:paraId="7EE3D207" w14:textId="77777777" w:rsidR="006A2908" w:rsidRDefault="006A2908" w:rsidP="00125F25">
      <w:r>
        <w:rPr>
          <w:rStyle w:val="CommentReference"/>
        </w:rPr>
        <w:annotationRef/>
      </w:r>
      <w:r>
        <w:rPr>
          <w:sz w:val="20"/>
          <w:szCs w:val="20"/>
        </w:rPr>
        <w:t>Done</w:t>
      </w:r>
    </w:p>
  </w:comment>
  <w:comment w:id="63" w:author="Vladislav" w:date="2022-03-07T12:31:00Z" w:initials="V">
    <w:p w14:paraId="312783F0" w14:textId="04FD4AFC" w:rsidR="008E7C31" w:rsidRDefault="00F326FF">
      <w:pPr>
        <w:pStyle w:val="CommentText"/>
      </w:pPr>
      <w:r>
        <w:rPr>
          <w:rStyle w:val="CommentReference"/>
        </w:rPr>
        <w:annotationRef/>
      </w:r>
      <w:r>
        <w:t xml:space="preserve">They strike again! I have my own rule for pronouns: only use </w:t>
      </w:r>
      <w:r w:rsidR="008E7C31">
        <w:t>in the same sentence where the subject is already mentioned and if there is only a single possible referent. Some examples:</w:t>
      </w:r>
    </w:p>
    <w:p w14:paraId="38C3C64A" w14:textId="77777777" w:rsidR="008E7C31" w:rsidRDefault="008E7C31">
      <w:pPr>
        <w:pStyle w:val="CommentText"/>
      </w:pPr>
    </w:p>
    <w:p w14:paraId="4AA03A00" w14:textId="73253156" w:rsidR="008E7C31" w:rsidRDefault="008E7C31">
      <w:pPr>
        <w:pStyle w:val="CommentText"/>
      </w:pPr>
      <w:r>
        <w:t>Researchers found that bats eat a lot. OK</w:t>
      </w:r>
    </w:p>
    <w:p w14:paraId="1A4D172E" w14:textId="3B4C8018" w:rsidR="008E7C31" w:rsidRDefault="008E7C31">
      <w:pPr>
        <w:pStyle w:val="CommentText"/>
      </w:pPr>
      <w:r>
        <w:t>Researchers found that they eat a lot. BAD</w:t>
      </w:r>
    </w:p>
    <w:p w14:paraId="67620E9B" w14:textId="77777777" w:rsidR="008E7C31" w:rsidRDefault="008E7C31">
      <w:pPr>
        <w:pStyle w:val="CommentText"/>
      </w:pPr>
      <w:r>
        <w:t>Bats fly and they also do other cool stuff. OK</w:t>
      </w:r>
    </w:p>
    <w:p w14:paraId="149F2ED8" w14:textId="77777777" w:rsidR="008E7C31" w:rsidRDefault="008E7C31">
      <w:pPr>
        <w:pStyle w:val="CommentText"/>
      </w:pPr>
      <w:r>
        <w:t>They fly and they also do other cool stuff. BAD</w:t>
      </w:r>
    </w:p>
    <w:p w14:paraId="0FB0C6C2" w14:textId="0659F2BB" w:rsidR="008E7C31" w:rsidRDefault="008E7C31">
      <w:pPr>
        <w:pStyle w:val="CommentText"/>
      </w:pPr>
      <w:r>
        <w:t>Bats fly. They also do other cool stuff. OKish</w:t>
      </w:r>
    </w:p>
  </w:comment>
  <w:comment w:id="64" w:author="Shambhavi Chidambaram" w:date="2022-03-09T10:08:00Z" w:initials="SC">
    <w:p w14:paraId="69C3F43E" w14:textId="77777777" w:rsidR="006A2908" w:rsidRDefault="006A2908" w:rsidP="00FD0CD5">
      <w:r>
        <w:rPr>
          <w:rStyle w:val="CommentReference"/>
        </w:rPr>
        <w:annotationRef/>
      </w:r>
      <w:r>
        <w:rPr>
          <w:sz w:val="20"/>
          <w:szCs w:val="20"/>
        </w:rPr>
        <w:t>Done</w:t>
      </w:r>
    </w:p>
  </w:comment>
  <w:comment w:id="65" w:author="Vladi" w:date="2022-01-11T21:50:00Z" w:initials="V">
    <w:p w14:paraId="6D6F0039" w14:textId="77777777" w:rsidR="00F326FF" w:rsidRDefault="00F326FF" w:rsidP="0026740D">
      <w:r>
        <w:rPr>
          <w:rStyle w:val="CommentReference"/>
        </w:rPr>
        <w:annotationRef/>
      </w:r>
      <w:r>
        <w:t xml:space="preserve">There is this concept of jackpot patches or flowers, e.g.: </w:t>
      </w:r>
      <w:hyperlink r:id="rId1" w:history="1">
        <w:r>
          <w:rPr>
            <w:rStyle w:val="Hyperlink"/>
          </w:rPr>
          <w:t>https://doi.org/10.1093/beheco/ari031</w:t>
        </w:r>
      </w:hyperlink>
    </w:p>
    <w:p w14:paraId="5668891C" w14:textId="77777777" w:rsidR="00F326FF" w:rsidRDefault="00F326FF" w:rsidP="0026740D">
      <w:pPr>
        <w:pStyle w:val="CommentText"/>
      </w:pPr>
    </w:p>
  </w:comment>
  <w:comment w:id="66" w:author="Shambhavi Chidambaram" w:date="2022-03-09T10:08:00Z" w:initials="SC">
    <w:p w14:paraId="599C10E9" w14:textId="77777777" w:rsidR="006A2908" w:rsidRDefault="006A2908" w:rsidP="00BE42A7">
      <w:r>
        <w:rPr>
          <w:rStyle w:val="CommentReference"/>
        </w:rPr>
        <w:annotationRef/>
      </w:r>
      <w:r>
        <w:rPr>
          <w:sz w:val="20"/>
          <w:szCs w:val="20"/>
        </w:rPr>
        <w:t>Done</w:t>
      </w:r>
    </w:p>
    <w:p w14:paraId="5341B0CE" w14:textId="77777777" w:rsidR="006A2908" w:rsidRDefault="006A2908" w:rsidP="00BE42A7"/>
    <w:p w14:paraId="1A28B9D6" w14:textId="77777777" w:rsidR="006A2908" w:rsidRDefault="006A2908" w:rsidP="00BE42A7"/>
  </w:comment>
  <w:comment w:id="67" w:author="Vladislav" w:date="2022-03-07T12:39:00Z" w:initials="V">
    <w:p w14:paraId="1BB2A334" w14:textId="276E08E8" w:rsidR="008E7C31" w:rsidRDefault="008E7C31">
      <w:pPr>
        <w:pStyle w:val="CommentText"/>
      </w:pPr>
      <w:r>
        <w:rPr>
          <w:rStyle w:val="CommentReference"/>
        </w:rPr>
        <w:annotationRef/>
      </w:r>
      <w:r>
        <w:t>Tense!!</w:t>
      </w:r>
    </w:p>
  </w:comment>
  <w:comment w:id="68" w:author="Shambhavi Chidambaram" w:date="2022-03-09T10:09:00Z" w:initials="SC">
    <w:p w14:paraId="5FF23398" w14:textId="77777777" w:rsidR="006A2908" w:rsidRDefault="006A2908" w:rsidP="006372A5">
      <w:r>
        <w:rPr>
          <w:rStyle w:val="CommentReference"/>
        </w:rPr>
        <w:annotationRef/>
      </w:r>
      <w:r>
        <w:rPr>
          <w:sz w:val="20"/>
          <w:szCs w:val="20"/>
        </w:rPr>
        <w:t>Done</w:t>
      </w:r>
    </w:p>
    <w:p w14:paraId="69B2328C" w14:textId="77777777" w:rsidR="006A2908" w:rsidRDefault="006A2908" w:rsidP="006372A5"/>
  </w:comment>
  <w:comment w:id="69" w:author="Vladislav" w:date="2022-03-07T12:47:00Z" w:initials="V">
    <w:p w14:paraId="5DDD2371" w14:textId="4B354643" w:rsidR="00CE6F72" w:rsidRDefault="00CE6F72">
      <w:pPr>
        <w:pStyle w:val="CommentText"/>
      </w:pPr>
      <w:r>
        <w:rPr>
          <w:rStyle w:val="CommentReference"/>
        </w:rPr>
        <w:annotationRef/>
      </w:r>
      <w:r>
        <w:t>Perhaps substitute with non-reinforcement</w:t>
      </w:r>
    </w:p>
  </w:comment>
  <w:comment w:id="70" w:author="Shambhavi Chidambaram" w:date="2022-03-09T10:11:00Z" w:initials="SC">
    <w:p w14:paraId="0E3840FC" w14:textId="77777777" w:rsidR="006A2908" w:rsidRDefault="006A2908" w:rsidP="002E4705">
      <w:r>
        <w:rPr>
          <w:rStyle w:val="CommentReference"/>
        </w:rPr>
        <w:annotationRef/>
      </w:r>
      <w:r>
        <w:rPr>
          <w:sz w:val="20"/>
          <w:szCs w:val="20"/>
        </w:rPr>
        <w:t>Done</w:t>
      </w:r>
    </w:p>
  </w:comment>
  <w:comment w:id="82" w:author="Vladi" w:date="2022-01-12T19:41:00Z" w:initials="V">
    <w:p w14:paraId="3A17E37A" w14:textId="77777777" w:rsidR="00F326FF" w:rsidRDefault="00F326FF">
      <w:pPr>
        <w:pStyle w:val="CommentText"/>
      </w:pPr>
      <w:r>
        <w:rPr>
          <w:rStyle w:val="CommentReference"/>
        </w:rPr>
        <w:annotationRef/>
      </w:r>
      <w:r>
        <w:t>Will not look at this for now, unless you tell me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6BBCABE" w15:done="0"/>
  <w15:commentEx w15:paraId="779C61FB" w15:done="0"/>
  <w15:commentEx w15:paraId="5B0E0C3D" w15:done="0"/>
  <w15:commentEx w15:paraId="1D3CD09A" w15:done="0"/>
  <w15:commentEx w15:paraId="12D8A6F4" w15:done="0"/>
  <w15:commentEx w15:paraId="1DC57337" w15:paraIdParent="12D8A6F4" w15:done="0"/>
  <w15:commentEx w15:paraId="3A851005" w15:paraIdParent="12D8A6F4" w15:done="0"/>
  <w15:commentEx w15:paraId="7DEB6A23" w15:done="0"/>
  <w15:commentEx w15:paraId="0EAC0BEC" w15:paraIdParent="7DEB6A23" w15:done="0"/>
  <w15:commentEx w15:paraId="49C24A02" w15:done="0"/>
  <w15:commentEx w15:paraId="60D77575" w15:done="0"/>
  <w15:commentEx w15:paraId="4EEB7A51" w15:done="0"/>
  <w15:commentEx w15:paraId="3AC04573" w15:done="0"/>
  <w15:commentEx w15:paraId="7D352650" w15:done="0"/>
  <w15:commentEx w15:paraId="741CF4A7" w15:done="0"/>
  <w15:commentEx w15:paraId="7B0BCD96" w15:done="0"/>
  <w15:commentEx w15:paraId="0EDADD85" w15:done="0"/>
  <w15:commentEx w15:paraId="7D70EBB0" w15:done="0"/>
  <w15:commentEx w15:paraId="700EBDDD" w15:done="0"/>
  <w15:commentEx w15:paraId="0096BC1A" w15:done="0"/>
  <w15:commentEx w15:paraId="3593078D" w15:done="0"/>
  <w15:commentEx w15:paraId="208E5B58" w15:done="0"/>
  <w15:commentEx w15:paraId="1D22B44B" w15:paraIdParent="208E5B58" w15:done="0"/>
  <w15:commentEx w15:paraId="1052F4D8" w15:done="0"/>
  <w15:commentEx w15:paraId="3E4AEC99" w15:paraIdParent="1052F4D8" w15:done="0"/>
  <w15:commentEx w15:paraId="0AB50E52" w15:done="0"/>
  <w15:commentEx w15:paraId="59A90E2E" w15:paraIdParent="0AB50E52" w15:done="0"/>
  <w15:commentEx w15:paraId="2C767D8D" w15:done="0"/>
  <w15:commentEx w15:paraId="6F083C3E" w15:paraIdParent="2C767D8D" w15:done="0"/>
  <w15:commentEx w15:paraId="65C6ACEB" w15:done="0"/>
  <w15:commentEx w15:paraId="03EE3184" w15:paraIdParent="65C6ACEB" w15:done="0"/>
  <w15:commentEx w15:paraId="1296D86A" w15:done="0"/>
  <w15:commentEx w15:paraId="7379F22D" w15:paraIdParent="1296D86A" w15:done="0"/>
  <w15:commentEx w15:paraId="048F6555" w15:done="0"/>
  <w15:commentEx w15:paraId="1B427A72" w15:paraIdParent="048F6555" w15:done="0"/>
  <w15:commentEx w15:paraId="26D5B574" w15:done="0"/>
  <w15:commentEx w15:paraId="5C1DA539" w15:paraIdParent="26D5B574" w15:done="0"/>
  <w15:commentEx w15:paraId="604F5D84" w15:done="0"/>
  <w15:commentEx w15:paraId="37B1668C" w15:paraIdParent="604F5D84" w15:done="0"/>
  <w15:commentEx w15:paraId="17ED0519" w15:done="0"/>
  <w15:commentEx w15:paraId="7EE3D207" w15:paraIdParent="17ED0519" w15:done="0"/>
  <w15:commentEx w15:paraId="0FB0C6C2" w15:done="0"/>
  <w15:commentEx w15:paraId="69C3F43E" w15:paraIdParent="0FB0C6C2" w15:done="0"/>
  <w15:commentEx w15:paraId="5668891C" w15:done="0"/>
  <w15:commentEx w15:paraId="1A28B9D6" w15:paraIdParent="5668891C" w15:done="0"/>
  <w15:commentEx w15:paraId="1BB2A334" w15:done="0"/>
  <w15:commentEx w15:paraId="69B2328C" w15:paraIdParent="1BB2A334" w15:done="0"/>
  <w15:commentEx w15:paraId="5DDD2371" w15:done="0"/>
  <w15:commentEx w15:paraId="0E3840FC" w15:paraIdParent="5DDD2371" w15:done="0"/>
  <w15:commentEx w15:paraId="3A17E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10D" w16cex:dateUtc="2021-12-08T09:22:00Z"/>
  <w16cex:commentExtensible w16cex:durableId="25CA5DA8" w16cex:dateUtc="2022-02-28T09:28:00Z"/>
  <w16cex:commentExtensible w16cex:durableId="25D05596" w16cex:dateUtc="2022-03-07T04:27:00Z"/>
  <w16cex:commentExtensible w16cex:durableId="25D05AA4" w16cex:dateUtc="2022-03-07T04:49:00Z"/>
  <w16cex:commentExtensible w16cex:durableId="2592710F" w16cex:dateUtc="2021-10-11T17:22:00Z"/>
  <w16cex:commentExtensible w16cex:durableId="25D05B0B" w16cex:dateUtc="2022-03-07T04:50:00Z"/>
  <w16cex:commentExtensible w16cex:durableId="25D0E4AB" w16cex:dateUtc="2022-03-07T14:38:00Z"/>
  <w16cex:commentExtensible w16cex:durableId="25D05DF4" w16cex:dateUtc="2022-03-07T05:03:00Z"/>
  <w16cex:commentExtensible w16cex:durableId="25D356F3" w16cex:dateUtc="2022-03-09T11:10:00Z"/>
  <w16cex:commentExtensible w16cex:durableId="25CA5DB2" w16cex:dateUtc="2022-03-01T11:44:00Z"/>
  <w16cex:commentExtensible w16cex:durableId="25D05EC0" w16cex:dateUtc="2022-03-07T05:06:00Z"/>
  <w16cex:commentExtensible w16cex:durableId="25927112" w16cex:dateUtc="2022-01-10T07:25:00Z"/>
  <w16cex:commentExtensible w16cex:durableId="25927113" w16cex:dateUtc="2022-01-10T07:26:00Z"/>
  <w16cex:commentExtensible w16cex:durableId="25927114" w16cex:dateUtc="2022-01-10T07:28:00Z"/>
  <w16cex:commentExtensible w16cex:durableId="25D05F54" w16cex:dateUtc="2022-03-07T05:09:00Z"/>
  <w16cex:commentExtensible w16cex:durableId="25927115" w16cex:dateUtc="2022-01-10T07:29:00Z"/>
  <w16cex:commentExtensible w16cex:durableId="25927116" w16cex:dateUtc="2022-01-10T07:29:00Z"/>
  <w16cex:commentExtensible w16cex:durableId="25927117" w16cex:dateUtc="2022-01-10T07:30:00Z"/>
  <w16cex:commentExtensible w16cex:durableId="25927118" w16cex:dateUtc="2022-01-10T12:21:00Z"/>
  <w16cex:commentExtensible w16cex:durableId="25927119" w16cex:dateUtc="2022-01-10T07:35:00Z"/>
  <w16cex:commentExtensible w16cex:durableId="25CA5DBD" w16cex:dateUtc="2022-03-01T11:37:00Z"/>
  <w16cex:commentExtensible w16cex:durableId="2592711E" w16cex:dateUtc="2022-01-11T14:27:00Z"/>
  <w16cex:commentExtensible w16cex:durableId="25D3574D" w16cex:dateUtc="2022-03-09T11:11:00Z"/>
  <w16cex:commentExtensible w16cex:durableId="2592711F" w16cex:dateUtc="2022-01-11T14:29:00Z"/>
  <w16cex:commentExtensible w16cex:durableId="25D35762" w16cex:dateUtc="2022-03-09T11:12:00Z"/>
  <w16cex:commentExtensible w16cex:durableId="25927122" w16cex:dateUtc="2022-01-11T14:45:00Z"/>
  <w16cex:commentExtensible w16cex:durableId="25D3579C" w16cex:dateUtc="2022-03-09T11:13:00Z"/>
  <w16cex:commentExtensible w16cex:durableId="25927124" w16cex:dateUtc="2022-01-11T14:56:00Z"/>
  <w16cex:commentExtensible w16cex:durableId="25D357AB" w16cex:dateUtc="2022-03-09T11:13:00Z"/>
  <w16cex:commentExtensible w16cex:durableId="25D06267" w16cex:dateUtc="2022-03-07T05:22:00Z"/>
  <w16cex:commentExtensible w16cex:durableId="25D357B7" w16cex:dateUtc="2022-03-09T11:13:00Z"/>
  <w16cex:commentExtensible w16cex:durableId="25D315CE" w16cex:dateUtc="2022-01-11T14:56:00Z"/>
  <w16cex:commentExtensible w16cex:durableId="25D3582D" w16cex:dateUtc="2022-03-09T11:15:00Z"/>
  <w16cex:commentExtensible w16cex:durableId="25D06415" w16cex:dateUtc="2022-03-07T05:29:00Z"/>
  <w16cex:commentExtensible w16cex:durableId="25D35846" w16cex:dateUtc="2022-03-09T11:15:00Z"/>
  <w16cex:commentExtensible w16cex:durableId="25D064CD" w16cex:dateUtc="2022-03-07T05:32:00Z"/>
  <w16cex:commentExtensible w16cex:durableId="25D3583C" w16cex:dateUtc="2022-03-09T11:15:00Z"/>
  <w16cex:commentExtensible w16cex:durableId="25D337F0" w16cex:dateUtc="2022-03-07T06:57:00Z"/>
  <w16cex:commentExtensible w16cex:durableId="25D35664" w16cex:dateUtc="2022-03-09T11:07:00Z"/>
  <w16cex:commentExtensible w16cex:durableId="25D0796D" w16cex:dateUtc="2022-03-07T07:00:00Z"/>
  <w16cex:commentExtensible w16cex:durableId="25D2FB25" w16cex:dateUtc="2022-03-09T04:38:00Z"/>
  <w16cex:commentExtensible w16cex:durableId="25D0798A" w16cex:dateUtc="2022-03-07T07:01:00Z"/>
  <w16cex:commentExtensible w16cex:durableId="25D2FB2B" w16cex:dateUtc="2022-03-09T04:38:00Z"/>
  <w16cex:commentExtensible w16cex:durableId="25C31491" w16cex:dateUtc="2022-01-11T16:20:00Z"/>
  <w16cex:commentExtensible w16cex:durableId="25D2FB32" w16cex:dateUtc="2022-03-09T04:38:00Z"/>
  <w16cex:commentExtensible w16cex:durableId="25D07B84" w16cex:dateUtc="2022-03-07T07:09:00Z"/>
  <w16cex:commentExtensible w16cex:durableId="25D2FB55" w16cex:dateUtc="2022-03-09T04:39:00Z"/>
  <w16cex:commentExtensible w16cex:durableId="25D07D4E" w16cex:dateUtc="2022-03-07T07:17:00Z"/>
  <w16cex:commentExtensible w16cex:durableId="25D2FBD1" w16cex:dateUtc="2022-03-09T04:41:00Z"/>
  <w16cex:commentExtensible w16cex:durableId="25927137" w16cex:dateUtc="2022-01-12T14: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6BBCABE" w16cid:durableId="2592710D"/>
  <w16cid:commentId w16cid:paraId="779C61FB" w16cid:durableId="25CA5DA8"/>
  <w16cid:commentId w16cid:paraId="5B0E0C3D" w16cid:durableId="25D05596"/>
  <w16cid:commentId w16cid:paraId="1D3CD09A" w16cid:durableId="25D05AA4"/>
  <w16cid:commentId w16cid:paraId="12D8A6F4" w16cid:durableId="2592710F"/>
  <w16cid:commentId w16cid:paraId="1DC57337" w16cid:durableId="25D05B0B"/>
  <w16cid:commentId w16cid:paraId="3A851005" w16cid:durableId="25D0E4AB"/>
  <w16cid:commentId w16cid:paraId="7DEB6A23" w16cid:durableId="25D05DF4"/>
  <w16cid:commentId w16cid:paraId="0EAC0BEC" w16cid:durableId="25D356F3"/>
  <w16cid:commentId w16cid:paraId="49C24A02" w16cid:durableId="25CA5DB2"/>
  <w16cid:commentId w16cid:paraId="60D77575" w16cid:durableId="25D05EC0"/>
  <w16cid:commentId w16cid:paraId="4EEB7A51" w16cid:durableId="25927112"/>
  <w16cid:commentId w16cid:paraId="3AC04573" w16cid:durableId="25927113"/>
  <w16cid:commentId w16cid:paraId="7D352650" w16cid:durableId="25927114"/>
  <w16cid:commentId w16cid:paraId="741CF4A7" w16cid:durableId="25D05F54"/>
  <w16cid:commentId w16cid:paraId="7B0BCD96" w16cid:durableId="25927115"/>
  <w16cid:commentId w16cid:paraId="0EDADD85" w16cid:durableId="25927116"/>
  <w16cid:commentId w16cid:paraId="7D70EBB0" w16cid:durableId="25927117"/>
  <w16cid:commentId w16cid:paraId="700EBDDD" w16cid:durableId="25927118"/>
  <w16cid:commentId w16cid:paraId="0096BC1A" w16cid:durableId="25927119"/>
  <w16cid:commentId w16cid:paraId="3593078D" w16cid:durableId="25CA5DBD"/>
  <w16cid:commentId w16cid:paraId="208E5B58" w16cid:durableId="2592711E"/>
  <w16cid:commentId w16cid:paraId="1D22B44B" w16cid:durableId="25D3574D"/>
  <w16cid:commentId w16cid:paraId="1052F4D8" w16cid:durableId="2592711F"/>
  <w16cid:commentId w16cid:paraId="3E4AEC99" w16cid:durableId="25D35762"/>
  <w16cid:commentId w16cid:paraId="0AB50E52" w16cid:durableId="25927122"/>
  <w16cid:commentId w16cid:paraId="59A90E2E" w16cid:durableId="25D3579C"/>
  <w16cid:commentId w16cid:paraId="2C767D8D" w16cid:durableId="25927124"/>
  <w16cid:commentId w16cid:paraId="6F083C3E" w16cid:durableId="25D357AB"/>
  <w16cid:commentId w16cid:paraId="65C6ACEB" w16cid:durableId="25D06267"/>
  <w16cid:commentId w16cid:paraId="03EE3184" w16cid:durableId="25D357B7"/>
  <w16cid:commentId w16cid:paraId="1296D86A" w16cid:durableId="25D315CE"/>
  <w16cid:commentId w16cid:paraId="7379F22D" w16cid:durableId="25D3582D"/>
  <w16cid:commentId w16cid:paraId="048F6555" w16cid:durableId="25D06415"/>
  <w16cid:commentId w16cid:paraId="1B427A72" w16cid:durableId="25D35846"/>
  <w16cid:commentId w16cid:paraId="26D5B574" w16cid:durableId="25D064CD"/>
  <w16cid:commentId w16cid:paraId="5C1DA539" w16cid:durableId="25D3583C"/>
  <w16cid:commentId w16cid:paraId="604F5D84" w16cid:durableId="25D337F0"/>
  <w16cid:commentId w16cid:paraId="37B1668C" w16cid:durableId="25D35664"/>
  <w16cid:commentId w16cid:paraId="17ED0519" w16cid:durableId="25D0796D"/>
  <w16cid:commentId w16cid:paraId="7EE3D207" w16cid:durableId="25D2FB25"/>
  <w16cid:commentId w16cid:paraId="0FB0C6C2" w16cid:durableId="25D0798A"/>
  <w16cid:commentId w16cid:paraId="69C3F43E" w16cid:durableId="25D2FB2B"/>
  <w16cid:commentId w16cid:paraId="5668891C" w16cid:durableId="25C31491"/>
  <w16cid:commentId w16cid:paraId="1A28B9D6" w16cid:durableId="25D2FB32"/>
  <w16cid:commentId w16cid:paraId="1BB2A334" w16cid:durableId="25D07B84"/>
  <w16cid:commentId w16cid:paraId="69B2328C" w16cid:durableId="25D2FB55"/>
  <w16cid:commentId w16cid:paraId="5DDD2371" w16cid:durableId="25D07D4E"/>
  <w16cid:commentId w16cid:paraId="0E3840FC" w16cid:durableId="25D2FBD1"/>
  <w16cid:commentId w16cid:paraId="3A17E37A" w16cid:durableId="259271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D8B0B" w14:textId="77777777" w:rsidR="00773065" w:rsidRDefault="00773065">
      <w:pPr>
        <w:spacing w:after="0"/>
      </w:pPr>
      <w:r>
        <w:separator/>
      </w:r>
    </w:p>
  </w:endnote>
  <w:endnote w:type="continuationSeparator" w:id="0">
    <w:p w14:paraId="3CA654DE" w14:textId="77777777" w:rsidR="00773065" w:rsidRDefault="007730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6E715" w14:textId="77777777" w:rsidR="00773065" w:rsidRDefault="00773065">
      <w:r>
        <w:separator/>
      </w:r>
    </w:p>
  </w:footnote>
  <w:footnote w:type="continuationSeparator" w:id="0">
    <w:p w14:paraId="2253A6CE" w14:textId="77777777" w:rsidR="00773065" w:rsidRDefault="007730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9C69" w14:textId="77777777" w:rsidR="00F326FF" w:rsidRDefault="00F326FF" w:rsidP="00C21F0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EB61C6" w14:textId="77777777" w:rsidR="00F326FF" w:rsidRDefault="00F326FF" w:rsidP="0017467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389A1" w14:textId="77777777" w:rsidR="00F326FF" w:rsidRDefault="00F326FF" w:rsidP="00C21F0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2822288" w14:textId="77777777" w:rsidR="00F326FF" w:rsidRDefault="00F326FF" w:rsidP="0017467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9724B"/>
    <w:multiLevelType w:val="hybridMultilevel"/>
    <w:tmpl w:val="DED417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1AE401"/>
    <w:multiLevelType w:val="multilevel"/>
    <w:tmpl w:val="772424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9CD7410"/>
    <w:multiLevelType w:val="multilevel"/>
    <w:tmpl w:val="AD2A9C40"/>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173F0C"/>
    <w:multiLevelType w:val="multilevel"/>
    <w:tmpl w:val="00F639AE"/>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233441">
    <w:abstractNumId w:val="1"/>
  </w:num>
  <w:num w:numId="2" w16cid:durableId="247932537">
    <w:abstractNumId w:val="2"/>
  </w:num>
  <w:num w:numId="3" w16cid:durableId="152378669">
    <w:abstractNumId w:val="3"/>
  </w:num>
  <w:num w:numId="4" w16cid:durableId="11202201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Vladislav">
    <w15:presenceInfo w15:providerId="None" w15:userId="Vladislav"/>
  </w15:person>
  <w15:person w15:author="Shruti">
    <w15:presenceInfo w15:providerId="None" w15:userId="Shruti"/>
  </w15:person>
  <w15:person w15:author="Vladi">
    <w15:presenceInfo w15:providerId="None" w15:userId="Vl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17A43"/>
    <w:rsid w:val="00000FD6"/>
    <w:rsid w:val="00005BCA"/>
    <w:rsid w:val="00011F9B"/>
    <w:rsid w:val="00025919"/>
    <w:rsid w:val="00041F21"/>
    <w:rsid w:val="00047FA9"/>
    <w:rsid w:val="00050C05"/>
    <w:rsid w:val="00053EAE"/>
    <w:rsid w:val="00056F38"/>
    <w:rsid w:val="000604CA"/>
    <w:rsid w:val="00062B04"/>
    <w:rsid w:val="000700E7"/>
    <w:rsid w:val="0007159B"/>
    <w:rsid w:val="00072137"/>
    <w:rsid w:val="00090540"/>
    <w:rsid w:val="0009179E"/>
    <w:rsid w:val="00097B45"/>
    <w:rsid w:val="000A122E"/>
    <w:rsid w:val="000B4855"/>
    <w:rsid w:val="000B7077"/>
    <w:rsid w:val="000C53B8"/>
    <w:rsid w:val="000E222B"/>
    <w:rsid w:val="000F7DC0"/>
    <w:rsid w:val="00107689"/>
    <w:rsid w:val="0011254B"/>
    <w:rsid w:val="001145F6"/>
    <w:rsid w:val="001179B4"/>
    <w:rsid w:val="00134910"/>
    <w:rsid w:val="00137CA0"/>
    <w:rsid w:val="00141A81"/>
    <w:rsid w:val="00146CBE"/>
    <w:rsid w:val="001475A3"/>
    <w:rsid w:val="001602C7"/>
    <w:rsid w:val="0016448F"/>
    <w:rsid w:val="00170172"/>
    <w:rsid w:val="0017467E"/>
    <w:rsid w:val="001747FD"/>
    <w:rsid w:val="00176396"/>
    <w:rsid w:val="0018515B"/>
    <w:rsid w:val="001A2E5B"/>
    <w:rsid w:val="001A3DB1"/>
    <w:rsid w:val="001B4F35"/>
    <w:rsid w:val="001C56BC"/>
    <w:rsid w:val="001C6F9C"/>
    <w:rsid w:val="001D31D6"/>
    <w:rsid w:val="001D5689"/>
    <w:rsid w:val="001D651E"/>
    <w:rsid w:val="001E1851"/>
    <w:rsid w:val="001E26DD"/>
    <w:rsid w:val="001E2A35"/>
    <w:rsid w:val="001E3F14"/>
    <w:rsid w:val="001E5B79"/>
    <w:rsid w:val="001F035E"/>
    <w:rsid w:val="002000A0"/>
    <w:rsid w:val="002049EB"/>
    <w:rsid w:val="002054F6"/>
    <w:rsid w:val="00205FD5"/>
    <w:rsid w:val="002071C3"/>
    <w:rsid w:val="00212863"/>
    <w:rsid w:val="002131C7"/>
    <w:rsid w:val="002368A1"/>
    <w:rsid w:val="00241307"/>
    <w:rsid w:val="00244217"/>
    <w:rsid w:val="00245B58"/>
    <w:rsid w:val="00247FEB"/>
    <w:rsid w:val="00250093"/>
    <w:rsid w:val="00251C93"/>
    <w:rsid w:val="0025366A"/>
    <w:rsid w:val="00256252"/>
    <w:rsid w:val="002609A9"/>
    <w:rsid w:val="00262923"/>
    <w:rsid w:val="0026740D"/>
    <w:rsid w:val="00272455"/>
    <w:rsid w:val="00290059"/>
    <w:rsid w:val="00292038"/>
    <w:rsid w:val="002963D1"/>
    <w:rsid w:val="002A2BB8"/>
    <w:rsid w:val="002A3D3B"/>
    <w:rsid w:val="002A7401"/>
    <w:rsid w:val="002B2F52"/>
    <w:rsid w:val="002B5B3F"/>
    <w:rsid w:val="002C3113"/>
    <w:rsid w:val="002D1472"/>
    <w:rsid w:val="002D34AA"/>
    <w:rsid w:val="002E00BA"/>
    <w:rsid w:val="002E0D79"/>
    <w:rsid w:val="002E0F0F"/>
    <w:rsid w:val="002F124D"/>
    <w:rsid w:val="002F1F19"/>
    <w:rsid w:val="002F3B63"/>
    <w:rsid w:val="00316BDB"/>
    <w:rsid w:val="00317CCE"/>
    <w:rsid w:val="00317FC7"/>
    <w:rsid w:val="00326DCC"/>
    <w:rsid w:val="00331FCE"/>
    <w:rsid w:val="0033707F"/>
    <w:rsid w:val="003546CE"/>
    <w:rsid w:val="0035673A"/>
    <w:rsid w:val="003567A7"/>
    <w:rsid w:val="0035745F"/>
    <w:rsid w:val="00363F1F"/>
    <w:rsid w:val="003655CD"/>
    <w:rsid w:val="00365E02"/>
    <w:rsid w:val="003674C0"/>
    <w:rsid w:val="00370C6E"/>
    <w:rsid w:val="00372030"/>
    <w:rsid w:val="00374909"/>
    <w:rsid w:val="003809BA"/>
    <w:rsid w:val="00394E19"/>
    <w:rsid w:val="00395406"/>
    <w:rsid w:val="0039551A"/>
    <w:rsid w:val="003A1060"/>
    <w:rsid w:val="003A203B"/>
    <w:rsid w:val="003A29C2"/>
    <w:rsid w:val="003A6788"/>
    <w:rsid w:val="003B01BF"/>
    <w:rsid w:val="003B21FE"/>
    <w:rsid w:val="003B53B0"/>
    <w:rsid w:val="003E3CA6"/>
    <w:rsid w:val="003E799D"/>
    <w:rsid w:val="003F6709"/>
    <w:rsid w:val="003F676F"/>
    <w:rsid w:val="0040068F"/>
    <w:rsid w:val="004013E9"/>
    <w:rsid w:val="004139B3"/>
    <w:rsid w:val="00417DD3"/>
    <w:rsid w:val="00421482"/>
    <w:rsid w:val="0042594A"/>
    <w:rsid w:val="00444F5D"/>
    <w:rsid w:val="004519E1"/>
    <w:rsid w:val="00456402"/>
    <w:rsid w:val="00467F14"/>
    <w:rsid w:val="004727A4"/>
    <w:rsid w:val="004768CD"/>
    <w:rsid w:val="00480088"/>
    <w:rsid w:val="00483F57"/>
    <w:rsid w:val="00485456"/>
    <w:rsid w:val="00487410"/>
    <w:rsid w:val="00495F03"/>
    <w:rsid w:val="004A010F"/>
    <w:rsid w:val="004A025C"/>
    <w:rsid w:val="004A3D3F"/>
    <w:rsid w:val="004B0142"/>
    <w:rsid w:val="004B0D58"/>
    <w:rsid w:val="004B1500"/>
    <w:rsid w:val="004B4A55"/>
    <w:rsid w:val="004C09F8"/>
    <w:rsid w:val="004C188B"/>
    <w:rsid w:val="004C4E9A"/>
    <w:rsid w:val="004E292F"/>
    <w:rsid w:val="004F6889"/>
    <w:rsid w:val="004F6A7C"/>
    <w:rsid w:val="00500460"/>
    <w:rsid w:val="00500902"/>
    <w:rsid w:val="00501141"/>
    <w:rsid w:val="00503C5A"/>
    <w:rsid w:val="00510A12"/>
    <w:rsid w:val="0052238C"/>
    <w:rsid w:val="00523838"/>
    <w:rsid w:val="00527397"/>
    <w:rsid w:val="00537393"/>
    <w:rsid w:val="0055236A"/>
    <w:rsid w:val="00554923"/>
    <w:rsid w:val="00583C7B"/>
    <w:rsid w:val="005A1674"/>
    <w:rsid w:val="005A2A3B"/>
    <w:rsid w:val="005B0F05"/>
    <w:rsid w:val="005B2923"/>
    <w:rsid w:val="005C5750"/>
    <w:rsid w:val="005C6A2D"/>
    <w:rsid w:val="005C6ADF"/>
    <w:rsid w:val="005D13EF"/>
    <w:rsid w:val="005E0F28"/>
    <w:rsid w:val="005E18E9"/>
    <w:rsid w:val="005E7C7D"/>
    <w:rsid w:val="005F1CCD"/>
    <w:rsid w:val="005F35AA"/>
    <w:rsid w:val="005F62C9"/>
    <w:rsid w:val="0060197F"/>
    <w:rsid w:val="00601B9B"/>
    <w:rsid w:val="0062024C"/>
    <w:rsid w:val="00623C30"/>
    <w:rsid w:val="006402AA"/>
    <w:rsid w:val="0064081C"/>
    <w:rsid w:val="006441D9"/>
    <w:rsid w:val="006763FA"/>
    <w:rsid w:val="0068199E"/>
    <w:rsid w:val="006828D8"/>
    <w:rsid w:val="006A2908"/>
    <w:rsid w:val="006A424A"/>
    <w:rsid w:val="006A58D8"/>
    <w:rsid w:val="006B076D"/>
    <w:rsid w:val="006B236F"/>
    <w:rsid w:val="006B5143"/>
    <w:rsid w:val="006C0B1B"/>
    <w:rsid w:val="006C1A28"/>
    <w:rsid w:val="006C5AD9"/>
    <w:rsid w:val="006C7289"/>
    <w:rsid w:val="006D0A35"/>
    <w:rsid w:val="006D152D"/>
    <w:rsid w:val="006D3850"/>
    <w:rsid w:val="006D6650"/>
    <w:rsid w:val="006E5AE6"/>
    <w:rsid w:val="006E757C"/>
    <w:rsid w:val="006F4AD3"/>
    <w:rsid w:val="006F520A"/>
    <w:rsid w:val="006F61C2"/>
    <w:rsid w:val="00701358"/>
    <w:rsid w:val="0070320E"/>
    <w:rsid w:val="007048EF"/>
    <w:rsid w:val="00704A2F"/>
    <w:rsid w:val="00706AAA"/>
    <w:rsid w:val="00712483"/>
    <w:rsid w:val="007331A7"/>
    <w:rsid w:val="00733DEA"/>
    <w:rsid w:val="00741CF1"/>
    <w:rsid w:val="007422C8"/>
    <w:rsid w:val="00742BD8"/>
    <w:rsid w:val="00745577"/>
    <w:rsid w:val="0076082C"/>
    <w:rsid w:val="007673C2"/>
    <w:rsid w:val="00772C26"/>
    <w:rsid w:val="00773065"/>
    <w:rsid w:val="0077452D"/>
    <w:rsid w:val="007771D9"/>
    <w:rsid w:val="00777D7A"/>
    <w:rsid w:val="00781652"/>
    <w:rsid w:val="00782C1B"/>
    <w:rsid w:val="00784946"/>
    <w:rsid w:val="00784BC8"/>
    <w:rsid w:val="00795B13"/>
    <w:rsid w:val="007A5392"/>
    <w:rsid w:val="007C3508"/>
    <w:rsid w:val="007C46D8"/>
    <w:rsid w:val="007C70B3"/>
    <w:rsid w:val="007D6EFF"/>
    <w:rsid w:val="007E224B"/>
    <w:rsid w:val="007E7976"/>
    <w:rsid w:val="007F3F81"/>
    <w:rsid w:val="007F41F9"/>
    <w:rsid w:val="008040F8"/>
    <w:rsid w:val="0080459B"/>
    <w:rsid w:val="00811755"/>
    <w:rsid w:val="008129D6"/>
    <w:rsid w:val="008133F6"/>
    <w:rsid w:val="00815A65"/>
    <w:rsid w:val="0081623E"/>
    <w:rsid w:val="00817DB9"/>
    <w:rsid w:val="0083192F"/>
    <w:rsid w:val="0083298B"/>
    <w:rsid w:val="00840859"/>
    <w:rsid w:val="008443CE"/>
    <w:rsid w:val="00846CAA"/>
    <w:rsid w:val="00876DB8"/>
    <w:rsid w:val="008824B6"/>
    <w:rsid w:val="0088312F"/>
    <w:rsid w:val="00886F4B"/>
    <w:rsid w:val="00895610"/>
    <w:rsid w:val="008A5974"/>
    <w:rsid w:val="008B328E"/>
    <w:rsid w:val="008C6B15"/>
    <w:rsid w:val="008D10A7"/>
    <w:rsid w:val="008D2E4C"/>
    <w:rsid w:val="008D52A6"/>
    <w:rsid w:val="008E0A44"/>
    <w:rsid w:val="008E1FE2"/>
    <w:rsid w:val="008E66FF"/>
    <w:rsid w:val="008E6BC7"/>
    <w:rsid w:val="008E7C31"/>
    <w:rsid w:val="008F1212"/>
    <w:rsid w:val="008F1434"/>
    <w:rsid w:val="008F7984"/>
    <w:rsid w:val="00902F11"/>
    <w:rsid w:val="00907553"/>
    <w:rsid w:val="00907703"/>
    <w:rsid w:val="009127EC"/>
    <w:rsid w:val="00922D47"/>
    <w:rsid w:val="00934763"/>
    <w:rsid w:val="009420EF"/>
    <w:rsid w:val="00944123"/>
    <w:rsid w:val="0094457F"/>
    <w:rsid w:val="0094466D"/>
    <w:rsid w:val="00945463"/>
    <w:rsid w:val="00953323"/>
    <w:rsid w:val="00953AC5"/>
    <w:rsid w:val="00954585"/>
    <w:rsid w:val="00964882"/>
    <w:rsid w:val="00984972"/>
    <w:rsid w:val="00985FEB"/>
    <w:rsid w:val="00993889"/>
    <w:rsid w:val="009B0F51"/>
    <w:rsid w:val="009B17B8"/>
    <w:rsid w:val="009B183F"/>
    <w:rsid w:val="009C0BC2"/>
    <w:rsid w:val="009C3415"/>
    <w:rsid w:val="009C4B58"/>
    <w:rsid w:val="009C4C7E"/>
    <w:rsid w:val="009C4DDE"/>
    <w:rsid w:val="009D2BED"/>
    <w:rsid w:val="009D79E6"/>
    <w:rsid w:val="009E1E9B"/>
    <w:rsid w:val="009E3F94"/>
    <w:rsid w:val="009E68E0"/>
    <w:rsid w:val="009E76A8"/>
    <w:rsid w:val="009F11EF"/>
    <w:rsid w:val="009F2BE7"/>
    <w:rsid w:val="00A173BD"/>
    <w:rsid w:val="00A21FE9"/>
    <w:rsid w:val="00A24CDC"/>
    <w:rsid w:val="00A34D17"/>
    <w:rsid w:val="00A53AB9"/>
    <w:rsid w:val="00A723B4"/>
    <w:rsid w:val="00A81E83"/>
    <w:rsid w:val="00A856F0"/>
    <w:rsid w:val="00A9555E"/>
    <w:rsid w:val="00A95B1E"/>
    <w:rsid w:val="00AA66C8"/>
    <w:rsid w:val="00AB33B5"/>
    <w:rsid w:val="00AC3BCD"/>
    <w:rsid w:val="00AD6F6C"/>
    <w:rsid w:val="00AD79CE"/>
    <w:rsid w:val="00AE2196"/>
    <w:rsid w:val="00AE56C2"/>
    <w:rsid w:val="00AE79E5"/>
    <w:rsid w:val="00AF3767"/>
    <w:rsid w:val="00AF4C4B"/>
    <w:rsid w:val="00B14721"/>
    <w:rsid w:val="00B23CD0"/>
    <w:rsid w:val="00B2430D"/>
    <w:rsid w:val="00B316CB"/>
    <w:rsid w:val="00B35600"/>
    <w:rsid w:val="00B40832"/>
    <w:rsid w:val="00B56F46"/>
    <w:rsid w:val="00B64369"/>
    <w:rsid w:val="00B64B98"/>
    <w:rsid w:val="00B6680F"/>
    <w:rsid w:val="00B73587"/>
    <w:rsid w:val="00B77B3D"/>
    <w:rsid w:val="00B864E7"/>
    <w:rsid w:val="00BA17A0"/>
    <w:rsid w:val="00BA2D0B"/>
    <w:rsid w:val="00BA465C"/>
    <w:rsid w:val="00BB6648"/>
    <w:rsid w:val="00BB7CFA"/>
    <w:rsid w:val="00BC7CD9"/>
    <w:rsid w:val="00BD159D"/>
    <w:rsid w:val="00BD1755"/>
    <w:rsid w:val="00BE0450"/>
    <w:rsid w:val="00BE5C33"/>
    <w:rsid w:val="00BF53B3"/>
    <w:rsid w:val="00BF5EE5"/>
    <w:rsid w:val="00BF60D6"/>
    <w:rsid w:val="00C00276"/>
    <w:rsid w:val="00C0389E"/>
    <w:rsid w:val="00C06A41"/>
    <w:rsid w:val="00C17A43"/>
    <w:rsid w:val="00C210C0"/>
    <w:rsid w:val="00C21F04"/>
    <w:rsid w:val="00C41A0B"/>
    <w:rsid w:val="00C50551"/>
    <w:rsid w:val="00C51BAA"/>
    <w:rsid w:val="00C53B41"/>
    <w:rsid w:val="00C561D1"/>
    <w:rsid w:val="00C56ABC"/>
    <w:rsid w:val="00C63A28"/>
    <w:rsid w:val="00C64D5F"/>
    <w:rsid w:val="00C656EA"/>
    <w:rsid w:val="00C74978"/>
    <w:rsid w:val="00C8129A"/>
    <w:rsid w:val="00C82E8C"/>
    <w:rsid w:val="00C93D80"/>
    <w:rsid w:val="00C94C4E"/>
    <w:rsid w:val="00CA1D4D"/>
    <w:rsid w:val="00CA2D36"/>
    <w:rsid w:val="00CA6A8F"/>
    <w:rsid w:val="00CB4C49"/>
    <w:rsid w:val="00CB50FC"/>
    <w:rsid w:val="00CC2DFF"/>
    <w:rsid w:val="00CC3748"/>
    <w:rsid w:val="00CD643E"/>
    <w:rsid w:val="00CE6F72"/>
    <w:rsid w:val="00CF1787"/>
    <w:rsid w:val="00CF505A"/>
    <w:rsid w:val="00CF7A1F"/>
    <w:rsid w:val="00D00E08"/>
    <w:rsid w:val="00D057CF"/>
    <w:rsid w:val="00D05B38"/>
    <w:rsid w:val="00D06ABA"/>
    <w:rsid w:val="00D10D74"/>
    <w:rsid w:val="00D45B4A"/>
    <w:rsid w:val="00D51779"/>
    <w:rsid w:val="00D51C7D"/>
    <w:rsid w:val="00D52DE5"/>
    <w:rsid w:val="00D67515"/>
    <w:rsid w:val="00D72562"/>
    <w:rsid w:val="00D73332"/>
    <w:rsid w:val="00D751E8"/>
    <w:rsid w:val="00D77538"/>
    <w:rsid w:val="00D8711F"/>
    <w:rsid w:val="00DA14B2"/>
    <w:rsid w:val="00DA21A6"/>
    <w:rsid w:val="00DB0D5B"/>
    <w:rsid w:val="00DB252D"/>
    <w:rsid w:val="00DB3DC1"/>
    <w:rsid w:val="00DB488D"/>
    <w:rsid w:val="00DB48CC"/>
    <w:rsid w:val="00DC2A8D"/>
    <w:rsid w:val="00DD0FB8"/>
    <w:rsid w:val="00DE22A0"/>
    <w:rsid w:val="00DF3E00"/>
    <w:rsid w:val="00E03E74"/>
    <w:rsid w:val="00E36149"/>
    <w:rsid w:val="00E42B77"/>
    <w:rsid w:val="00E5243F"/>
    <w:rsid w:val="00E56A13"/>
    <w:rsid w:val="00E62BC2"/>
    <w:rsid w:val="00E843C9"/>
    <w:rsid w:val="00E92081"/>
    <w:rsid w:val="00EB0DC1"/>
    <w:rsid w:val="00EB51FF"/>
    <w:rsid w:val="00EB6167"/>
    <w:rsid w:val="00EC69E8"/>
    <w:rsid w:val="00EC6F83"/>
    <w:rsid w:val="00EC77D6"/>
    <w:rsid w:val="00EE3300"/>
    <w:rsid w:val="00EF58AF"/>
    <w:rsid w:val="00EF58EE"/>
    <w:rsid w:val="00F01C83"/>
    <w:rsid w:val="00F04236"/>
    <w:rsid w:val="00F11F73"/>
    <w:rsid w:val="00F13D89"/>
    <w:rsid w:val="00F15174"/>
    <w:rsid w:val="00F16040"/>
    <w:rsid w:val="00F17D72"/>
    <w:rsid w:val="00F2234C"/>
    <w:rsid w:val="00F305AF"/>
    <w:rsid w:val="00F3159A"/>
    <w:rsid w:val="00F3183C"/>
    <w:rsid w:val="00F326FF"/>
    <w:rsid w:val="00F4194D"/>
    <w:rsid w:val="00F424C5"/>
    <w:rsid w:val="00F568F6"/>
    <w:rsid w:val="00F56E8A"/>
    <w:rsid w:val="00F65AEA"/>
    <w:rsid w:val="00F703B6"/>
    <w:rsid w:val="00F72D8B"/>
    <w:rsid w:val="00F73750"/>
    <w:rsid w:val="00F766B6"/>
    <w:rsid w:val="00F8252A"/>
    <w:rsid w:val="00FA7331"/>
    <w:rsid w:val="00FB1F8C"/>
    <w:rsid w:val="00FB2A1F"/>
    <w:rsid w:val="00FC22BC"/>
    <w:rsid w:val="00FC2B95"/>
    <w:rsid w:val="00FC5499"/>
    <w:rsid w:val="00FC5841"/>
    <w:rsid w:val="00FD0881"/>
    <w:rsid w:val="00FE315F"/>
    <w:rsid w:val="00FE4DC4"/>
    <w:rsid w:val="00FE7081"/>
    <w:rsid w:val="00FF36C1"/>
    <w:rsid w:val="00FF627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BFA31F"/>
  <w15:docId w15:val="{C8547479-E0ED-7B4E-8AE0-185010F87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Pr>
      <w:sz w:val="16"/>
      <w:szCs w:val="16"/>
    </w:r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sz w:val="20"/>
      <w:szCs w:val="20"/>
    </w:rPr>
  </w:style>
  <w:style w:type="paragraph" w:styleId="Revision">
    <w:name w:val="Revision"/>
    <w:hidden/>
    <w:semiHidden/>
    <w:pPr>
      <w:spacing w:after="0"/>
    </w:pPr>
  </w:style>
  <w:style w:type="paragraph" w:styleId="BalloonText">
    <w:name w:val="Balloon Text"/>
    <w:basedOn w:val="Normal"/>
    <w:link w:val="BalloonTextChar"/>
    <w:semiHidden/>
    <w:unhideWhenUsed/>
    <w:pPr>
      <w:spacing w:after="0"/>
    </w:pPr>
    <w:rPr>
      <w:rFonts w:ascii="Segoe UI" w:hAnsi="Segoe UI" w:cs="Segoe UI"/>
      <w:sz w:val="18"/>
      <w:szCs w:val="18"/>
    </w:rPr>
  </w:style>
  <w:style w:type="character" w:customStyle="1" w:styleId="BalloonTextChar">
    <w:name w:val="Balloon Text Char"/>
    <w:basedOn w:val="DefaultParagraphFont"/>
    <w:link w:val="BalloonText"/>
    <w:semiHidden/>
    <w:rPr>
      <w:rFonts w:ascii="Segoe UI" w:hAnsi="Segoe UI" w:cs="Segoe UI"/>
      <w:sz w:val="18"/>
      <w:szCs w:val="18"/>
    </w:rPr>
  </w:style>
  <w:style w:type="paragraph" w:styleId="CommentSubject">
    <w:name w:val="annotation subject"/>
    <w:basedOn w:val="CommentText"/>
    <w:next w:val="CommentText"/>
    <w:link w:val="CommentSubjectChar"/>
    <w:semiHidden/>
    <w:unhideWhenUsed/>
    <w:rPr>
      <w:b/>
      <w:bCs/>
    </w:rPr>
  </w:style>
  <w:style w:type="character" w:customStyle="1" w:styleId="CommentSubjectChar">
    <w:name w:val="Comment Subject Char"/>
    <w:basedOn w:val="CommentTextChar"/>
    <w:link w:val="CommentSubject"/>
    <w:semiHidden/>
    <w:rPr>
      <w:b/>
      <w:bCs/>
      <w:sz w:val="20"/>
      <w:szCs w:val="20"/>
    </w:rPr>
  </w:style>
  <w:style w:type="character" w:styleId="FollowedHyperlink">
    <w:name w:val="FollowedHyperlink"/>
    <w:basedOn w:val="DefaultParagraphFont"/>
    <w:semiHidden/>
    <w:unhideWhenUsed/>
    <w:rsid w:val="00395406"/>
    <w:rPr>
      <w:color w:val="800080" w:themeColor="followedHyperlink"/>
      <w:u w:val="single"/>
    </w:rPr>
  </w:style>
  <w:style w:type="paragraph" w:styleId="NormalWeb">
    <w:name w:val="Normal (Web)"/>
    <w:basedOn w:val="Normal"/>
    <w:uiPriority w:val="99"/>
    <w:unhideWhenUsed/>
    <w:rsid w:val="008D10A7"/>
    <w:pPr>
      <w:spacing w:before="100" w:beforeAutospacing="1" w:after="100" w:afterAutospacing="1"/>
    </w:pPr>
    <w:rPr>
      <w:rFonts w:ascii="Times New Roman" w:eastAsia="Times New Roman" w:hAnsi="Times New Roman" w:cs="Times New Roman"/>
      <w:lang w:val="en-IN" w:eastAsia="en-GB"/>
    </w:rPr>
  </w:style>
  <w:style w:type="paragraph" w:styleId="Header">
    <w:name w:val="header"/>
    <w:basedOn w:val="Normal"/>
    <w:link w:val="HeaderChar"/>
    <w:unhideWhenUsed/>
    <w:rsid w:val="004F6A7C"/>
    <w:pPr>
      <w:tabs>
        <w:tab w:val="center" w:pos="4320"/>
        <w:tab w:val="right" w:pos="8640"/>
      </w:tabs>
      <w:spacing w:after="0"/>
    </w:pPr>
  </w:style>
  <w:style w:type="character" w:customStyle="1" w:styleId="HeaderChar">
    <w:name w:val="Header Char"/>
    <w:basedOn w:val="DefaultParagraphFont"/>
    <w:link w:val="Header"/>
    <w:rsid w:val="004F6A7C"/>
  </w:style>
  <w:style w:type="character" w:styleId="PageNumber">
    <w:name w:val="page number"/>
    <w:basedOn w:val="DefaultParagraphFont"/>
    <w:semiHidden/>
    <w:unhideWhenUsed/>
    <w:rsid w:val="004F6A7C"/>
  </w:style>
  <w:style w:type="paragraph" w:styleId="ListParagraph">
    <w:name w:val="List Paragraph"/>
    <w:basedOn w:val="Normal"/>
    <w:rsid w:val="00F65AEA"/>
    <w:pPr>
      <w:ind w:left="720"/>
      <w:contextualSpacing/>
    </w:pPr>
  </w:style>
  <w:style w:type="character" w:styleId="UnresolvedMention">
    <w:name w:val="Unresolved Mention"/>
    <w:basedOn w:val="DefaultParagraphFont"/>
    <w:uiPriority w:val="99"/>
    <w:semiHidden/>
    <w:unhideWhenUsed/>
    <w:rsid w:val="00011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1264">
      <w:bodyDiv w:val="1"/>
      <w:marLeft w:val="0"/>
      <w:marRight w:val="0"/>
      <w:marTop w:val="0"/>
      <w:marBottom w:val="0"/>
      <w:divBdr>
        <w:top w:val="none" w:sz="0" w:space="0" w:color="auto"/>
        <w:left w:val="none" w:sz="0" w:space="0" w:color="auto"/>
        <w:bottom w:val="none" w:sz="0" w:space="0" w:color="auto"/>
        <w:right w:val="none" w:sz="0" w:space="0" w:color="auto"/>
      </w:divBdr>
    </w:div>
    <w:div w:id="227150480">
      <w:bodyDiv w:val="1"/>
      <w:marLeft w:val="0"/>
      <w:marRight w:val="0"/>
      <w:marTop w:val="0"/>
      <w:marBottom w:val="0"/>
      <w:divBdr>
        <w:top w:val="none" w:sz="0" w:space="0" w:color="auto"/>
        <w:left w:val="none" w:sz="0" w:space="0" w:color="auto"/>
        <w:bottom w:val="none" w:sz="0" w:space="0" w:color="auto"/>
        <w:right w:val="none" w:sz="0" w:space="0" w:color="auto"/>
      </w:divBdr>
    </w:div>
    <w:div w:id="319500329">
      <w:bodyDiv w:val="1"/>
      <w:marLeft w:val="0"/>
      <w:marRight w:val="0"/>
      <w:marTop w:val="0"/>
      <w:marBottom w:val="0"/>
      <w:divBdr>
        <w:top w:val="none" w:sz="0" w:space="0" w:color="auto"/>
        <w:left w:val="none" w:sz="0" w:space="0" w:color="auto"/>
        <w:bottom w:val="none" w:sz="0" w:space="0" w:color="auto"/>
        <w:right w:val="none" w:sz="0" w:space="0" w:color="auto"/>
      </w:divBdr>
    </w:div>
    <w:div w:id="463817634">
      <w:bodyDiv w:val="1"/>
      <w:marLeft w:val="0"/>
      <w:marRight w:val="0"/>
      <w:marTop w:val="0"/>
      <w:marBottom w:val="0"/>
      <w:divBdr>
        <w:top w:val="none" w:sz="0" w:space="0" w:color="auto"/>
        <w:left w:val="none" w:sz="0" w:space="0" w:color="auto"/>
        <w:bottom w:val="none" w:sz="0" w:space="0" w:color="auto"/>
        <w:right w:val="none" w:sz="0" w:space="0" w:color="auto"/>
      </w:divBdr>
    </w:div>
    <w:div w:id="487598390">
      <w:bodyDiv w:val="1"/>
      <w:marLeft w:val="0"/>
      <w:marRight w:val="0"/>
      <w:marTop w:val="0"/>
      <w:marBottom w:val="0"/>
      <w:divBdr>
        <w:top w:val="none" w:sz="0" w:space="0" w:color="auto"/>
        <w:left w:val="none" w:sz="0" w:space="0" w:color="auto"/>
        <w:bottom w:val="none" w:sz="0" w:space="0" w:color="auto"/>
        <w:right w:val="none" w:sz="0" w:space="0" w:color="auto"/>
      </w:divBdr>
    </w:div>
    <w:div w:id="548540292">
      <w:bodyDiv w:val="1"/>
      <w:marLeft w:val="0"/>
      <w:marRight w:val="0"/>
      <w:marTop w:val="0"/>
      <w:marBottom w:val="0"/>
      <w:divBdr>
        <w:top w:val="none" w:sz="0" w:space="0" w:color="auto"/>
        <w:left w:val="none" w:sz="0" w:space="0" w:color="auto"/>
        <w:bottom w:val="none" w:sz="0" w:space="0" w:color="auto"/>
        <w:right w:val="none" w:sz="0" w:space="0" w:color="auto"/>
      </w:divBdr>
    </w:div>
    <w:div w:id="651520785">
      <w:bodyDiv w:val="1"/>
      <w:marLeft w:val="0"/>
      <w:marRight w:val="0"/>
      <w:marTop w:val="0"/>
      <w:marBottom w:val="0"/>
      <w:divBdr>
        <w:top w:val="none" w:sz="0" w:space="0" w:color="auto"/>
        <w:left w:val="none" w:sz="0" w:space="0" w:color="auto"/>
        <w:bottom w:val="none" w:sz="0" w:space="0" w:color="auto"/>
        <w:right w:val="none" w:sz="0" w:space="0" w:color="auto"/>
      </w:divBdr>
    </w:div>
    <w:div w:id="663701031">
      <w:bodyDiv w:val="1"/>
      <w:marLeft w:val="0"/>
      <w:marRight w:val="0"/>
      <w:marTop w:val="0"/>
      <w:marBottom w:val="0"/>
      <w:divBdr>
        <w:top w:val="none" w:sz="0" w:space="0" w:color="auto"/>
        <w:left w:val="none" w:sz="0" w:space="0" w:color="auto"/>
        <w:bottom w:val="none" w:sz="0" w:space="0" w:color="auto"/>
        <w:right w:val="none" w:sz="0" w:space="0" w:color="auto"/>
      </w:divBdr>
    </w:div>
    <w:div w:id="882180446">
      <w:bodyDiv w:val="1"/>
      <w:marLeft w:val="0"/>
      <w:marRight w:val="0"/>
      <w:marTop w:val="0"/>
      <w:marBottom w:val="0"/>
      <w:divBdr>
        <w:top w:val="none" w:sz="0" w:space="0" w:color="auto"/>
        <w:left w:val="none" w:sz="0" w:space="0" w:color="auto"/>
        <w:bottom w:val="none" w:sz="0" w:space="0" w:color="auto"/>
        <w:right w:val="none" w:sz="0" w:space="0" w:color="auto"/>
      </w:divBdr>
    </w:div>
    <w:div w:id="1097674878">
      <w:bodyDiv w:val="1"/>
      <w:marLeft w:val="0"/>
      <w:marRight w:val="0"/>
      <w:marTop w:val="0"/>
      <w:marBottom w:val="0"/>
      <w:divBdr>
        <w:top w:val="none" w:sz="0" w:space="0" w:color="auto"/>
        <w:left w:val="none" w:sz="0" w:space="0" w:color="auto"/>
        <w:bottom w:val="none" w:sz="0" w:space="0" w:color="auto"/>
        <w:right w:val="none" w:sz="0" w:space="0" w:color="auto"/>
      </w:divBdr>
    </w:div>
    <w:div w:id="1125657914">
      <w:bodyDiv w:val="1"/>
      <w:marLeft w:val="0"/>
      <w:marRight w:val="0"/>
      <w:marTop w:val="0"/>
      <w:marBottom w:val="0"/>
      <w:divBdr>
        <w:top w:val="none" w:sz="0" w:space="0" w:color="auto"/>
        <w:left w:val="none" w:sz="0" w:space="0" w:color="auto"/>
        <w:bottom w:val="none" w:sz="0" w:space="0" w:color="auto"/>
        <w:right w:val="none" w:sz="0" w:space="0" w:color="auto"/>
      </w:divBdr>
    </w:div>
    <w:div w:id="1229193392">
      <w:bodyDiv w:val="1"/>
      <w:marLeft w:val="0"/>
      <w:marRight w:val="0"/>
      <w:marTop w:val="0"/>
      <w:marBottom w:val="0"/>
      <w:divBdr>
        <w:top w:val="none" w:sz="0" w:space="0" w:color="auto"/>
        <w:left w:val="none" w:sz="0" w:space="0" w:color="auto"/>
        <w:bottom w:val="none" w:sz="0" w:space="0" w:color="auto"/>
        <w:right w:val="none" w:sz="0" w:space="0" w:color="auto"/>
      </w:divBdr>
    </w:div>
    <w:div w:id="1250038568">
      <w:bodyDiv w:val="1"/>
      <w:marLeft w:val="0"/>
      <w:marRight w:val="0"/>
      <w:marTop w:val="0"/>
      <w:marBottom w:val="0"/>
      <w:divBdr>
        <w:top w:val="none" w:sz="0" w:space="0" w:color="auto"/>
        <w:left w:val="none" w:sz="0" w:space="0" w:color="auto"/>
        <w:bottom w:val="none" w:sz="0" w:space="0" w:color="auto"/>
        <w:right w:val="none" w:sz="0" w:space="0" w:color="auto"/>
      </w:divBdr>
    </w:div>
    <w:div w:id="1275601124">
      <w:bodyDiv w:val="1"/>
      <w:marLeft w:val="0"/>
      <w:marRight w:val="0"/>
      <w:marTop w:val="0"/>
      <w:marBottom w:val="0"/>
      <w:divBdr>
        <w:top w:val="none" w:sz="0" w:space="0" w:color="auto"/>
        <w:left w:val="none" w:sz="0" w:space="0" w:color="auto"/>
        <w:bottom w:val="none" w:sz="0" w:space="0" w:color="auto"/>
        <w:right w:val="none" w:sz="0" w:space="0" w:color="auto"/>
      </w:divBdr>
      <w:divsChild>
        <w:div w:id="80762911">
          <w:marLeft w:val="0"/>
          <w:marRight w:val="0"/>
          <w:marTop w:val="0"/>
          <w:marBottom w:val="0"/>
          <w:divBdr>
            <w:top w:val="none" w:sz="0" w:space="0" w:color="auto"/>
            <w:left w:val="none" w:sz="0" w:space="0" w:color="auto"/>
            <w:bottom w:val="none" w:sz="0" w:space="0" w:color="auto"/>
            <w:right w:val="none" w:sz="0" w:space="0" w:color="auto"/>
          </w:divBdr>
          <w:divsChild>
            <w:div w:id="1946769241">
              <w:marLeft w:val="0"/>
              <w:marRight w:val="0"/>
              <w:marTop w:val="0"/>
              <w:marBottom w:val="0"/>
              <w:divBdr>
                <w:top w:val="none" w:sz="0" w:space="0" w:color="auto"/>
                <w:left w:val="none" w:sz="0" w:space="0" w:color="auto"/>
                <w:bottom w:val="none" w:sz="0" w:space="0" w:color="auto"/>
                <w:right w:val="none" w:sz="0" w:space="0" w:color="auto"/>
              </w:divBdr>
              <w:divsChild>
                <w:div w:id="8215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715468">
      <w:bodyDiv w:val="1"/>
      <w:marLeft w:val="0"/>
      <w:marRight w:val="0"/>
      <w:marTop w:val="0"/>
      <w:marBottom w:val="0"/>
      <w:divBdr>
        <w:top w:val="none" w:sz="0" w:space="0" w:color="auto"/>
        <w:left w:val="none" w:sz="0" w:space="0" w:color="auto"/>
        <w:bottom w:val="none" w:sz="0" w:space="0" w:color="auto"/>
        <w:right w:val="none" w:sz="0" w:space="0" w:color="auto"/>
      </w:divBdr>
      <w:divsChild>
        <w:div w:id="1269048388">
          <w:marLeft w:val="0"/>
          <w:marRight w:val="0"/>
          <w:marTop w:val="0"/>
          <w:marBottom w:val="0"/>
          <w:divBdr>
            <w:top w:val="none" w:sz="0" w:space="0" w:color="auto"/>
            <w:left w:val="none" w:sz="0" w:space="0" w:color="auto"/>
            <w:bottom w:val="none" w:sz="0" w:space="0" w:color="auto"/>
            <w:right w:val="none" w:sz="0" w:space="0" w:color="auto"/>
          </w:divBdr>
        </w:div>
      </w:divsChild>
    </w:div>
    <w:div w:id="1531648394">
      <w:bodyDiv w:val="1"/>
      <w:marLeft w:val="0"/>
      <w:marRight w:val="0"/>
      <w:marTop w:val="0"/>
      <w:marBottom w:val="0"/>
      <w:divBdr>
        <w:top w:val="none" w:sz="0" w:space="0" w:color="auto"/>
        <w:left w:val="none" w:sz="0" w:space="0" w:color="auto"/>
        <w:bottom w:val="none" w:sz="0" w:space="0" w:color="auto"/>
        <w:right w:val="none" w:sz="0" w:space="0" w:color="auto"/>
      </w:divBdr>
    </w:div>
    <w:div w:id="1554149884">
      <w:bodyDiv w:val="1"/>
      <w:marLeft w:val="0"/>
      <w:marRight w:val="0"/>
      <w:marTop w:val="0"/>
      <w:marBottom w:val="0"/>
      <w:divBdr>
        <w:top w:val="none" w:sz="0" w:space="0" w:color="auto"/>
        <w:left w:val="none" w:sz="0" w:space="0" w:color="auto"/>
        <w:bottom w:val="none" w:sz="0" w:space="0" w:color="auto"/>
        <w:right w:val="none" w:sz="0" w:space="0" w:color="auto"/>
      </w:divBdr>
    </w:div>
    <w:div w:id="1565919611">
      <w:bodyDiv w:val="1"/>
      <w:marLeft w:val="0"/>
      <w:marRight w:val="0"/>
      <w:marTop w:val="0"/>
      <w:marBottom w:val="0"/>
      <w:divBdr>
        <w:top w:val="none" w:sz="0" w:space="0" w:color="auto"/>
        <w:left w:val="none" w:sz="0" w:space="0" w:color="auto"/>
        <w:bottom w:val="none" w:sz="0" w:space="0" w:color="auto"/>
        <w:right w:val="none" w:sz="0" w:space="0" w:color="auto"/>
      </w:divBdr>
    </w:div>
    <w:div w:id="1572348661">
      <w:bodyDiv w:val="1"/>
      <w:marLeft w:val="0"/>
      <w:marRight w:val="0"/>
      <w:marTop w:val="0"/>
      <w:marBottom w:val="0"/>
      <w:divBdr>
        <w:top w:val="none" w:sz="0" w:space="0" w:color="auto"/>
        <w:left w:val="none" w:sz="0" w:space="0" w:color="auto"/>
        <w:bottom w:val="none" w:sz="0" w:space="0" w:color="auto"/>
        <w:right w:val="none" w:sz="0" w:space="0" w:color="auto"/>
      </w:divBdr>
      <w:divsChild>
        <w:div w:id="1137067428">
          <w:marLeft w:val="0"/>
          <w:marRight w:val="0"/>
          <w:marTop w:val="0"/>
          <w:marBottom w:val="0"/>
          <w:divBdr>
            <w:top w:val="none" w:sz="0" w:space="0" w:color="auto"/>
            <w:left w:val="none" w:sz="0" w:space="0" w:color="auto"/>
            <w:bottom w:val="none" w:sz="0" w:space="0" w:color="auto"/>
            <w:right w:val="none" w:sz="0" w:space="0" w:color="auto"/>
          </w:divBdr>
          <w:divsChild>
            <w:div w:id="275841145">
              <w:marLeft w:val="0"/>
              <w:marRight w:val="0"/>
              <w:marTop w:val="0"/>
              <w:marBottom w:val="0"/>
              <w:divBdr>
                <w:top w:val="none" w:sz="0" w:space="0" w:color="auto"/>
                <w:left w:val="none" w:sz="0" w:space="0" w:color="auto"/>
                <w:bottom w:val="none" w:sz="0" w:space="0" w:color="auto"/>
                <w:right w:val="none" w:sz="0" w:space="0" w:color="auto"/>
              </w:divBdr>
              <w:divsChild>
                <w:div w:id="1685399705">
                  <w:marLeft w:val="0"/>
                  <w:marRight w:val="0"/>
                  <w:marTop w:val="0"/>
                  <w:marBottom w:val="0"/>
                  <w:divBdr>
                    <w:top w:val="none" w:sz="0" w:space="0" w:color="auto"/>
                    <w:left w:val="none" w:sz="0" w:space="0" w:color="auto"/>
                    <w:bottom w:val="none" w:sz="0" w:space="0" w:color="auto"/>
                    <w:right w:val="none" w:sz="0" w:space="0" w:color="auto"/>
                  </w:divBdr>
                </w:div>
              </w:divsChild>
            </w:div>
            <w:div w:id="718894533">
              <w:marLeft w:val="0"/>
              <w:marRight w:val="0"/>
              <w:marTop w:val="0"/>
              <w:marBottom w:val="0"/>
              <w:divBdr>
                <w:top w:val="none" w:sz="0" w:space="0" w:color="auto"/>
                <w:left w:val="none" w:sz="0" w:space="0" w:color="auto"/>
                <w:bottom w:val="none" w:sz="0" w:space="0" w:color="auto"/>
                <w:right w:val="none" w:sz="0" w:space="0" w:color="auto"/>
              </w:divBdr>
              <w:divsChild>
                <w:div w:id="59582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731">
          <w:marLeft w:val="0"/>
          <w:marRight w:val="0"/>
          <w:marTop w:val="0"/>
          <w:marBottom w:val="0"/>
          <w:divBdr>
            <w:top w:val="none" w:sz="0" w:space="0" w:color="auto"/>
            <w:left w:val="none" w:sz="0" w:space="0" w:color="auto"/>
            <w:bottom w:val="none" w:sz="0" w:space="0" w:color="auto"/>
            <w:right w:val="none" w:sz="0" w:space="0" w:color="auto"/>
          </w:divBdr>
          <w:divsChild>
            <w:div w:id="46341538">
              <w:marLeft w:val="0"/>
              <w:marRight w:val="0"/>
              <w:marTop w:val="0"/>
              <w:marBottom w:val="0"/>
              <w:divBdr>
                <w:top w:val="none" w:sz="0" w:space="0" w:color="auto"/>
                <w:left w:val="none" w:sz="0" w:space="0" w:color="auto"/>
                <w:bottom w:val="none" w:sz="0" w:space="0" w:color="auto"/>
                <w:right w:val="none" w:sz="0" w:space="0" w:color="auto"/>
              </w:divBdr>
              <w:divsChild>
                <w:div w:id="2439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9703">
      <w:bodyDiv w:val="1"/>
      <w:marLeft w:val="0"/>
      <w:marRight w:val="0"/>
      <w:marTop w:val="0"/>
      <w:marBottom w:val="0"/>
      <w:divBdr>
        <w:top w:val="none" w:sz="0" w:space="0" w:color="auto"/>
        <w:left w:val="none" w:sz="0" w:space="0" w:color="auto"/>
        <w:bottom w:val="none" w:sz="0" w:space="0" w:color="auto"/>
        <w:right w:val="none" w:sz="0" w:space="0" w:color="auto"/>
      </w:divBdr>
      <w:divsChild>
        <w:div w:id="862478259">
          <w:marLeft w:val="0"/>
          <w:marRight w:val="0"/>
          <w:marTop w:val="0"/>
          <w:marBottom w:val="0"/>
          <w:divBdr>
            <w:top w:val="none" w:sz="0" w:space="0" w:color="auto"/>
            <w:left w:val="none" w:sz="0" w:space="0" w:color="auto"/>
            <w:bottom w:val="none" w:sz="0" w:space="0" w:color="auto"/>
            <w:right w:val="none" w:sz="0" w:space="0" w:color="auto"/>
          </w:divBdr>
          <w:divsChild>
            <w:div w:id="1223369608">
              <w:marLeft w:val="0"/>
              <w:marRight w:val="0"/>
              <w:marTop w:val="0"/>
              <w:marBottom w:val="0"/>
              <w:divBdr>
                <w:top w:val="none" w:sz="0" w:space="0" w:color="auto"/>
                <w:left w:val="none" w:sz="0" w:space="0" w:color="auto"/>
                <w:bottom w:val="none" w:sz="0" w:space="0" w:color="auto"/>
                <w:right w:val="none" w:sz="0" w:space="0" w:color="auto"/>
              </w:divBdr>
              <w:divsChild>
                <w:div w:id="5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958990">
      <w:bodyDiv w:val="1"/>
      <w:marLeft w:val="0"/>
      <w:marRight w:val="0"/>
      <w:marTop w:val="0"/>
      <w:marBottom w:val="0"/>
      <w:divBdr>
        <w:top w:val="none" w:sz="0" w:space="0" w:color="auto"/>
        <w:left w:val="none" w:sz="0" w:space="0" w:color="auto"/>
        <w:bottom w:val="none" w:sz="0" w:space="0" w:color="auto"/>
        <w:right w:val="none" w:sz="0" w:space="0" w:color="auto"/>
      </w:divBdr>
    </w:div>
    <w:div w:id="209728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doi.org/10.1093/beheco/ari03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007/s10071-015-0930-9" TargetMode="External"/><Relationship Id="rId21" Type="http://schemas.openxmlformats.org/officeDocument/2006/relationships/image" Target="media/image9.png"/><Relationship Id="rId34" Type="http://schemas.openxmlformats.org/officeDocument/2006/relationships/hyperlink" Target="https://doi.org/10.1093/beheco/ary067" TargetMode="External"/><Relationship Id="rId42" Type="http://schemas.openxmlformats.org/officeDocument/2006/relationships/hyperlink" Target="https://doi.org/10.1080/03640210802414826" TargetMode="External"/><Relationship Id="rId47" Type="http://schemas.openxmlformats.org/officeDocument/2006/relationships/hyperlink" Target="https://doi.org/10.1007/s00359005001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111/j.1744-7429.1998.tb00097.x" TargetMode="External"/><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hyperlink" Target="https://doi.org/10.1016/j.anbehav.2016.10.004" TargetMode="External"/><Relationship Id="rId37" Type="http://schemas.openxmlformats.org/officeDocument/2006/relationships/hyperlink" Target="https://doi.org/10.1093/beheco/ari031" TargetMode="External"/><Relationship Id="rId40" Type="http://schemas.openxmlformats.org/officeDocument/2006/relationships/hyperlink" Target="http://www.dawsonera.com/depp/reader/protected/external/AbstractView/S9780199717811" TargetMode="External"/><Relationship Id="rId45" Type="http://schemas.openxmlformats.org/officeDocument/2006/relationships/hyperlink" Target="https://doi.org/10.1016/j.anbehav.2018.02.019"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93/beheco/arx007" TargetMode="External"/><Relationship Id="rId36" Type="http://schemas.openxmlformats.org/officeDocument/2006/relationships/hyperlink" Target="https://doi.org/10.1201/9780429029608" TargetMode="External"/><Relationship Id="rId49" Type="http://schemas.openxmlformats.org/officeDocument/2006/relationships/header" Target="header2.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hyperlink" Target="https://doi.org/10.18637/jss.v080.i01" TargetMode="External"/><Relationship Id="rId44" Type="http://schemas.openxmlformats.org/officeDocument/2006/relationships/hyperlink" Target="https://doi.org/10.1016/j.neubiorev.2018.02.01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1037/0735-7036.121.4.372" TargetMode="External"/><Relationship Id="rId35" Type="http://schemas.openxmlformats.org/officeDocument/2006/relationships/hyperlink" Target="https://psycnet.apa.org/doi/10.1037/0097-7403.32.4.407" TargetMode="External"/><Relationship Id="rId43" Type="http://schemas.openxmlformats.org/officeDocument/2006/relationships/hyperlink" Target="https://doi.org/10.1007/s10071-013-0704-1" TargetMode="External"/><Relationship Id="rId48" Type="http://schemas.openxmlformats.org/officeDocument/2006/relationships/header" Target="header1.xml"/><Relationship Id="rId8" Type="http://schemas.openxmlformats.org/officeDocument/2006/relationships/hyperlink" Target="mailto:york.winter@hu-berlin.de" TargetMode="External"/><Relationship Id="rId51"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s://doi.org/10.1016/j.bbr.2019.01.055" TargetMode="External"/><Relationship Id="rId38" Type="http://schemas.openxmlformats.org/officeDocument/2006/relationships/hyperlink" Target="https://doi.org/10.1371/journal.pone.0074144" TargetMode="External"/><Relationship Id="rId46" Type="http://schemas.openxmlformats.org/officeDocument/2006/relationships/hyperlink" Target="https://doi.org/10.1016/j.anbehav.2004.05.012" TargetMode="External"/><Relationship Id="rId20" Type="http://schemas.openxmlformats.org/officeDocument/2006/relationships/image" Target="media/image8.png"/><Relationship Id="rId41" Type="http://schemas.openxmlformats.org/officeDocument/2006/relationships/hyperlink" Target="http://www.dawsonera.com/depp/reader/protected/external/AbstractView/S978019971781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E7369-C9BC-4792-83F0-826E2165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30</Pages>
  <Words>8486</Words>
  <Characters>48373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Nectar-feeding bats learn the rule behind serial reversals</vt:lpstr>
    </vt:vector>
  </TitlesOfParts>
  <Company/>
  <LinksUpToDate>false</LinksUpToDate>
  <CharactersWithSpaces>56746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subject/>
  <dc:creator>Shambhavi Chidambaram</dc:creator>
  <cp:keywords/>
  <dc:description/>
  <cp:lastModifiedBy>Shambhavi Chidambaram</cp:lastModifiedBy>
  <cp:revision>6</cp:revision>
  <dcterms:created xsi:type="dcterms:W3CDTF">2022-03-10T05:17:00Z</dcterms:created>
  <dcterms:modified xsi:type="dcterms:W3CDTF">2022-03-17T10:55:00Z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header-includes">
    <vt:lpwstr/>
  </property>
  <property fmtid="{D5CDD505-2E9C-101B-9397-08002B2CF9AE}" pid="4" name="output">
    <vt:lpwstr/>
  </property>
</Properties>
</file>