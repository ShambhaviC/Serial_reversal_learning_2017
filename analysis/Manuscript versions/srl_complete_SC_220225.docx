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9CC2" w14:textId="77777777" w:rsidR="00C17A43" w:rsidRDefault="00795B13">
      <w:pPr>
        <w:pStyle w:val="Title"/>
        <w:rPr>
          <w:lang w:val="en-GB"/>
        </w:rPr>
      </w:pPr>
      <w:r>
        <w:rPr>
          <w:lang w:val="en-GB"/>
        </w:rPr>
        <w:t>Nectar-feeding bats learn the rule behind serial reversals</w:t>
      </w:r>
    </w:p>
    <w:p w14:paraId="6FE49AA3" w14:textId="77777777" w:rsidR="00C17A43" w:rsidRDefault="00795B13">
      <w:pPr>
        <w:pStyle w:val="FirstParagraph"/>
        <w:rPr>
          <w:lang w:val="en-GB"/>
        </w:rPr>
      </w:pPr>
      <w:proofErr w:type="spellStart"/>
      <w:r>
        <w:rPr>
          <w:lang w:val="en-GB"/>
        </w:rPr>
        <w:t>Shambhavi</w:t>
      </w:r>
      <w:proofErr w:type="spellEnd"/>
      <w:r>
        <w:rPr>
          <w:lang w:val="en-GB"/>
        </w:rPr>
        <w:t xml:space="preserve">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BodyText"/>
        <w:rPr>
          <w:lang w:val="en-GB"/>
        </w:rPr>
      </w:pPr>
      <w:r>
        <w:rPr>
          <w:vertAlign w:val="superscript"/>
          <w:lang w:val="en-GB"/>
        </w:rPr>
        <w:t>1</w:t>
      </w:r>
      <w:r>
        <w:rPr>
          <w:lang w:val="en-GB"/>
        </w:rPr>
        <w:t xml:space="preserve"> Institute of Biology, Humboldt University, Berlin, Germany</w:t>
      </w:r>
    </w:p>
    <w:p w14:paraId="08B9C429" w14:textId="77777777" w:rsidR="00C17A43" w:rsidRDefault="00795B13">
      <w:pPr>
        <w:pStyle w:val="BodyText"/>
        <w:rPr>
          <w:lang w:val="en-GB"/>
        </w:rPr>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BodyText"/>
        <w:rPr>
          <w:lang w:val="en-GB"/>
        </w:rPr>
      </w:pPr>
      <w:r>
        <w:rPr>
          <w:vertAlign w:val="superscript"/>
          <w:lang w:val="en-GB"/>
        </w:rPr>
        <w:t>3</w:t>
      </w:r>
      <w:r>
        <w:rPr>
          <w:lang w:val="en-GB"/>
        </w:rPr>
        <w:t xml:space="preserve"> Fairchild Tropical Botanic Garden, Miami, USA</w:t>
      </w:r>
    </w:p>
    <w:p w14:paraId="799DBE27" w14:textId="77777777" w:rsidR="00C17A43" w:rsidRDefault="00795B13">
      <w:pPr>
        <w:pStyle w:val="BodyText"/>
        <w:rPr>
          <w:lang w:val="en-GB"/>
        </w:rPr>
      </w:pPr>
      <w:r>
        <w:rPr>
          <w:vertAlign w:val="superscript"/>
          <w:lang w:val="en-GB"/>
        </w:rPr>
        <w:t>4</w:t>
      </w:r>
      <w:r>
        <w:rPr>
          <w:lang w:val="en-GB"/>
        </w:rPr>
        <w:t xml:space="preserve"> Department of Zoology, University of Oxford</w:t>
      </w:r>
    </w:p>
    <w:p w14:paraId="3394DE4C" w14:textId="77777777" w:rsidR="00C17A43" w:rsidRDefault="00795B13">
      <w:pPr>
        <w:pStyle w:val="BodyText"/>
        <w:rPr>
          <w:lang w:val="en-GB"/>
        </w:rPr>
      </w:pPr>
      <w:r>
        <w:rPr>
          <w:b/>
          <w:bCs/>
          <w:vertAlign w:val="superscript"/>
          <w:lang w:val="en-GB"/>
        </w:rPr>
        <w:t>*</w:t>
      </w:r>
      <w:r>
        <w:rPr>
          <w:b/>
          <w:bCs/>
          <w:lang w:val="en-GB"/>
        </w:rPr>
        <w:t>For correspondence:</w:t>
      </w:r>
      <w:r>
        <w:rPr>
          <w:lang w:val="en-GB"/>
        </w:rPr>
        <w:t xml:space="preserve"> </w:t>
      </w:r>
      <w:hyperlink r:id="rId8" w:history="1">
        <w:r>
          <w:rPr>
            <w:rStyle w:val="Hyperlink"/>
            <w:lang w:val="en-GB"/>
          </w:rPr>
          <w:t>york.winter@hu-berlin.de</w:t>
        </w:r>
      </w:hyperlink>
      <w:r>
        <w:rPr>
          <w:lang w:val="en-GB"/>
        </w:rPr>
        <w:t xml:space="preserve"> </w:t>
      </w:r>
      <w:commentRangeStart w:id="0"/>
      <w:commentRangeEnd w:id="0"/>
      <w:r>
        <w:rPr>
          <w:rStyle w:val="CommentReference"/>
          <w:lang w:val="en-GB"/>
        </w:rPr>
        <w:commentReference w:id="0"/>
      </w:r>
    </w:p>
    <w:p w14:paraId="7120D476" w14:textId="77777777" w:rsidR="00C17A43" w:rsidRDefault="00795B13">
      <w:pPr>
        <w:pStyle w:val="BodyText"/>
        <w:rPr>
          <w:lang w:val="en-GB"/>
        </w:rPr>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pPr>
        <w:pStyle w:val="Heading1"/>
        <w:rPr>
          <w:lang w:val="en-GB"/>
        </w:rPr>
      </w:pPr>
      <w:bookmarkStart w:id="1" w:name="abstract"/>
      <w:r>
        <w:rPr>
          <w:lang w:val="en-GB"/>
        </w:rPr>
        <w:t>Abstract</w:t>
      </w:r>
    </w:p>
    <w:p w14:paraId="3B5D4F2F" w14:textId="77777777" w:rsidR="00C17A43" w:rsidRDefault="00795B13">
      <w:pPr>
        <w:pStyle w:val="FirstParagraph"/>
        <w:rPr>
          <w:lang w:val="en-GB"/>
        </w:rPr>
      </w:pPr>
      <w:r>
        <w:rPr>
          <w:lang w:val="en-GB"/>
        </w:rPr>
        <w:t xml:space="preserve">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 </w:t>
      </w:r>
      <w:proofErr w:type="spellStart"/>
      <w:r>
        <w:rPr>
          <w:lang w:val="en-GB"/>
        </w:rPr>
        <w:t>Commissaris’s</w:t>
      </w:r>
      <w:proofErr w:type="spellEnd"/>
      <w:r>
        <w:rPr>
          <w:lang w:val="en-GB"/>
        </w:rPr>
        <w:t xml:space="preserve"> long-tongued bat is known to have the former; we aimed to explore the latter through a spatial serial reversal learning task. Wild </w:t>
      </w:r>
      <w:proofErr w:type="spellStart"/>
      <w:r>
        <w:rPr>
          <w:lang w:val="en-GB"/>
        </w:rPr>
        <w:t>bats</w:t>
      </w:r>
      <w:proofErr w:type="spellEnd"/>
      <w:r>
        <w:rPr>
          <w:lang w:val="en-GB"/>
        </w:rPr>
        <w:t xml:space="preserve">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7BC34B03" w:rsidR="00C17A43" w:rsidRDefault="00795B13">
      <w:pPr>
        <w:pStyle w:val="BodyText"/>
        <w:rPr>
          <w:lang w:val="en-GB"/>
        </w:rPr>
      </w:pPr>
      <w:r>
        <w:rPr>
          <w:lang w:val="en-GB"/>
        </w:rPr>
        <w:t xml:space="preserve">We found </w:t>
      </w:r>
      <w:del w:id="2" w:author="Shambhavi Chidambaram" w:date="2022-02-25T20:11:00Z">
        <w:r w:rsidDel="00712483">
          <w:rPr>
            <w:lang w:val="en-GB"/>
          </w:rPr>
          <w:delText xml:space="preserve">strong </w:delText>
        </w:r>
      </w:del>
      <w:del w:id="3" w:author="Shambhavi Chidambaram" w:date="2022-02-25T20:12:00Z">
        <w:r w:rsidDel="00712483">
          <w:rPr>
            <w:lang w:val="en-GB"/>
          </w:rPr>
          <w:delText>evidence that the bats learn the rule underlying reversing</w:delText>
        </w:r>
      </w:del>
      <w:ins w:id="4" w:author="Shambhavi Chidambaram" w:date="2022-02-25T20:12:00Z">
        <w:r w:rsidR="00712483">
          <w:rPr>
            <w:lang w:val="en-GB"/>
          </w:rPr>
          <w:t>that the bats responded swiftly to the reversals of reward properties</w:t>
        </w:r>
      </w:ins>
      <w:r>
        <w:rPr>
          <w:lang w:val="en-GB"/>
        </w:rPr>
        <w:t>: when a food location suddenly dried up they quickly abandoned visiting it and switched to the alternate option</w:t>
      </w:r>
      <w:ins w:id="5" w:author="Shambhavi Chidambaram" w:date="2022-02-25T20:13:00Z">
        <w:r w:rsidR="00712483">
          <w:rPr>
            <w:lang w:val="en-GB"/>
          </w:rPr>
          <w:t>, showing a near-exclusive preference for the rewarding option</w:t>
        </w:r>
      </w:ins>
      <w:r>
        <w:rPr>
          <w:lang w:val="en-GB"/>
        </w:rPr>
        <w:t xml:space="preserve">. </w:t>
      </w:r>
      <w:del w:id="6" w:author="Shambhavi Chidambaram" w:date="2022-02-25T20:12:00Z">
        <w:r w:rsidDel="00712483">
          <w:rPr>
            <w:lang w:val="en-GB"/>
          </w:rPr>
          <w:delText xml:space="preserve">This shows that they can ‘learn to learn.’ </w:delText>
        </w:r>
      </w:del>
      <w:r>
        <w:rPr>
          <w:lang w:val="en-GB"/>
        </w:rPr>
        <w:t>After experiencing multiple such serial reversals</w:t>
      </w:r>
      <w:ins w:id="7" w:author="Shambhavi Chidambaram" w:date="2022-02-25T20:13:00Z">
        <w:r w:rsidR="00712483">
          <w:rPr>
            <w:lang w:val="en-GB"/>
          </w:rPr>
          <w:t xml:space="preserve"> the bats </w:t>
        </w:r>
      </w:ins>
      <w:del w:id="8" w:author="Shambhavi Chidambaram" w:date="2022-02-25T20:13:00Z">
        <w:r w:rsidDel="00712483">
          <w:rPr>
            <w:lang w:val="en-GB"/>
          </w:rPr>
          <w:delText xml:space="preserve">, bats switched more rapidly to the rewarding option after a reversal and </w:delText>
        </w:r>
      </w:del>
      <w:r>
        <w:rPr>
          <w:lang w:val="en-GB"/>
        </w:rPr>
        <w:t>chose the rewarding flower more frequently overall</w:t>
      </w:r>
      <w:ins w:id="9" w:author="Shambhavi Chidambaram" w:date="2022-02-25T20:13:00Z">
        <w:r w:rsidR="00712483">
          <w:rPr>
            <w:lang w:val="en-GB"/>
          </w:rPr>
          <w:t>, but less frequently over the course of a single night</w:t>
        </w:r>
      </w:ins>
      <w:ins w:id="10" w:author="Shambhavi Chidambaram" w:date="2022-02-25T20:14:00Z">
        <w:r w:rsidR="00712483">
          <w:rPr>
            <w:lang w:val="en-GB"/>
          </w:rPr>
          <w:t>. The bats also switched to the rewarding flower more swiftly as they experienced multiple reversals, but only up to a point.</w:t>
        </w:r>
      </w:ins>
      <w:ins w:id="11" w:author="Shambhavi Chidambaram" w:date="2022-02-25T20:15:00Z">
        <w:r w:rsidR="00712483">
          <w:rPr>
            <w:lang w:val="en-GB"/>
          </w:rPr>
          <w:t xml:space="preserve"> These results show that reinforcement learning drives the bats’ choice behaviour</w:t>
        </w:r>
      </w:ins>
      <w:ins w:id="12" w:author="Shambhavi Chidambaram" w:date="2022-02-25T20:16:00Z">
        <w:r w:rsidR="004013E9">
          <w:rPr>
            <w:lang w:val="en-GB"/>
          </w:rPr>
          <w:t>;</w:t>
        </w:r>
      </w:ins>
      <w:ins w:id="13" w:author="Shambhavi Chidambaram" w:date="2022-02-25T20:15:00Z">
        <w:r w:rsidR="00712483">
          <w:rPr>
            <w:lang w:val="en-GB"/>
          </w:rPr>
          <w:t xml:space="preserve"> and, to an extent, the bats learn the rule behind the environmental change</w:t>
        </w:r>
      </w:ins>
      <w:ins w:id="14" w:author="Shambhavi Chidambaram" w:date="2022-02-25T20:16:00Z">
        <w:r w:rsidR="00712483">
          <w:rPr>
            <w:lang w:val="en-GB"/>
          </w:rPr>
          <w:t>,</w:t>
        </w:r>
        <w:r w:rsidR="004013E9">
          <w:rPr>
            <w:lang w:val="en-GB"/>
          </w:rPr>
          <w:t xml:space="preserve"> which is evidence of higher-order learning.</w:t>
        </w:r>
      </w:ins>
      <w:ins w:id="15" w:author="Shambhavi Chidambaram" w:date="2022-02-25T20:15:00Z">
        <w:r w:rsidR="00712483">
          <w:rPr>
            <w:lang w:val="en-GB"/>
          </w:rPr>
          <w:t xml:space="preserve"> </w:t>
        </w:r>
      </w:ins>
      <w:del w:id="16" w:author="Shambhavi Chidambaram" w:date="2022-02-25T20:14:00Z">
        <w:r w:rsidDel="00712483">
          <w:rPr>
            <w:lang w:val="en-GB"/>
          </w:rPr>
          <w:delText>.</w:delText>
        </w:r>
      </w:del>
      <w:del w:id="17" w:author="Shambhavi Chidambaram" w:date="2022-02-25T20:13:00Z">
        <w:r w:rsidDel="00712483">
          <w:rPr>
            <w:lang w:val="en-GB"/>
          </w:rPr>
          <w:delText xml:space="preserve"> In fact, this increase in the number of choices for the rewarding flower became high enough that it could not increase much further: a ceiling effect was seen in the animals’ preferences</w:delText>
        </w:r>
      </w:del>
      <w:del w:id="18" w:author="Shambhavi Chidambaram" w:date="2022-02-25T20:14:00Z">
        <w:r w:rsidDel="00712483">
          <w:rPr>
            <w:lang w:val="en-GB"/>
          </w:rPr>
          <w:delText xml:space="preserve">. In the trade-off between exploration and exploitation the animals’ behaviour approached a ‘best of both worlds’ strategy. The bats showed near-exclusive preference for the rewarding option, which they rapidly changed to after a reversal as they had learned the rule behind the environmental change and relied on it. </w:delText>
        </w:r>
      </w:del>
      <w:r>
        <w:rPr>
          <w:lang w:val="en-GB"/>
        </w:rPr>
        <w:t xml:space="preserve">The question of whether nectar-feeding bats can understand other predictable but more complex environmental patterns produced by the deterministic process of floral nectar secretion, or even potentially anticipate and predict them, is exciting grounds for further research. </w:t>
      </w:r>
    </w:p>
    <w:p w14:paraId="5675D691" w14:textId="77777777" w:rsidR="00C17A43" w:rsidRDefault="00795B13">
      <w:pPr>
        <w:pStyle w:val="Heading1"/>
        <w:rPr>
          <w:lang w:val="en-GB"/>
        </w:rPr>
      </w:pPr>
      <w:bookmarkStart w:id="19" w:name="introduction"/>
      <w:bookmarkEnd w:id="1"/>
      <w:r>
        <w:rPr>
          <w:lang w:val="en-GB"/>
        </w:rPr>
        <w:lastRenderedPageBreak/>
        <w:t>Introduction</w:t>
      </w:r>
    </w:p>
    <w:p w14:paraId="01B55597" w14:textId="77777777" w:rsidR="00C17A43" w:rsidRDefault="00795B13">
      <w:pPr>
        <w:pStyle w:val="FirstParagraph"/>
        <w:rPr>
          <w:lang w:val="en-GB"/>
        </w:rPr>
      </w:pPr>
      <w:r>
        <w:rPr>
          <w:lang w:val="en-GB"/>
        </w:rPr>
        <w:t xml:space="preserve">Nectar-feeding bats face the challenge of exploiting resources that continually change with </w:t>
      </w:r>
      <w:proofErr w:type="gramStart"/>
      <w:r>
        <w:rPr>
          <w:lang w:val="en-GB"/>
        </w:rPr>
        <w:t>time, but</w:t>
      </w:r>
      <w:proofErr w:type="gramEnd"/>
      <w:r>
        <w:rPr>
          <w:lang w:val="en-GB"/>
        </w:rPr>
        <w:t xml:space="preserve"> are relatively predictable in space. Floral nectar content varies within any given night, as well from night to night; flowering plants are stationary, however, they bloom seasonally and single flowers on plants themselves wither and die every day or every few days. Bats need to detect the changing reward contingencies in their environment and adjust their behaviour accordingly. This ability of animals to recognize and respond to changes is crucial for behavioural efficiency and includes cognitive or behavioural flexibility (Tello-Ramos et al. 2019). </w:t>
      </w:r>
      <w:commentRangeStart w:id="20"/>
      <w:r>
        <w:rPr>
          <w:lang w:val="en-GB"/>
        </w:rPr>
        <w:t>One</w:t>
      </w:r>
      <w:commentRangeEnd w:id="20"/>
      <w:r>
        <w:rPr>
          <w:rStyle w:val="CommentReference"/>
          <w:lang w:val="en-GB"/>
        </w:rPr>
        <w:commentReference w:id="20"/>
      </w:r>
      <w:r>
        <w:rPr>
          <w:lang w:val="en-GB"/>
        </w:rPr>
        <w:t xml:space="preserve"> experimental protocol that has been widely used to demonstrate cognitive/behavioural flexibility is reversal learning, a task that is a simple experimental analogue to some of the decision-making bats do in their natural environment.</w:t>
      </w:r>
    </w:p>
    <w:p w14:paraId="75FAC534" w14:textId="0D93CA79" w:rsidR="00272455" w:rsidRDefault="00795B13">
      <w:pPr>
        <w:pStyle w:val="BodyText"/>
        <w:rPr>
          <w:lang w:val="en-GB"/>
        </w:rPr>
      </w:pPr>
      <w:r>
        <w:rPr>
          <w:lang w:val="en-GB"/>
        </w:rPr>
        <w:t>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behaviour and instead perform another stimulus response action that in the past had proven profitable. It is this ability to abruptly terminate an ongoing behaviour in favour of switching to another behaviour that the animal should learn for efficient exploitation. In a serial reversal learning procedure the reward contingencies reverse repeatedly. An animal that responds to the rewarding stimulus more frequently than to the non-rewarded stimulus receives food more often and performs more efficiently on the task. Choosing the non-rewarded stimulus is, in the context of the task, an ‘error.’ This performance critically depends on the animal ‘s ability to switch abruptly after a reversal.</w:t>
      </w:r>
    </w:p>
    <w:p w14:paraId="58E0C008" w14:textId="7F400369" w:rsidR="00C17A43" w:rsidRDefault="00795B13">
      <w:pPr>
        <w:pStyle w:val="BodyText"/>
        <w:rPr>
          <w:lang w:val="en-GB"/>
        </w:rPr>
      </w:pPr>
      <w:r>
        <w:rPr>
          <w:lang w:val="en-GB"/>
        </w:rPr>
        <w:t>The serial reversal learning protocol can be adapted to the behaviour and sensory physiology of many different species, thus allowing comparative research. It has been done using visual stimuli in bumblebees (Strang and Sherry 2014) and guppies (</w:t>
      </w:r>
      <w:proofErr w:type="spellStart"/>
      <w:r>
        <w:rPr>
          <w:lang w:val="en-GB"/>
        </w:rPr>
        <w:t>Boussard</w:t>
      </w:r>
      <w:proofErr w:type="spellEnd"/>
      <w:r>
        <w:rPr>
          <w:lang w:val="en-GB"/>
        </w:rPr>
        <w:t xml:space="preserve"> et al. 2020); visual and spatial stimuli in both corvids (Bond, Kamil, and </w:t>
      </w:r>
      <w:proofErr w:type="spellStart"/>
      <w:r>
        <w:rPr>
          <w:lang w:val="en-GB"/>
        </w:rPr>
        <w:t>Balda</w:t>
      </w:r>
      <w:proofErr w:type="spellEnd"/>
      <w:r>
        <w:rPr>
          <w:lang w:val="en-GB"/>
        </w:rPr>
        <w:t xml:space="preserve"> 2007) and cowbirds (Lois-</w:t>
      </w:r>
      <w:proofErr w:type="spellStart"/>
      <w:r>
        <w:rPr>
          <w:lang w:val="en-GB"/>
        </w:rPr>
        <w:t>Milevicich</w:t>
      </w:r>
      <w:proofErr w:type="spellEnd"/>
      <w:r>
        <w:rPr>
          <w:lang w:val="en-GB"/>
        </w:rPr>
        <w:t xml:space="preserve"> et al. 2021); spatial stimuli in rats (</w:t>
      </w:r>
      <w:proofErr w:type="spellStart"/>
      <w:r>
        <w:rPr>
          <w:lang w:val="en-GB"/>
        </w:rPr>
        <w:t>Boulougouris</w:t>
      </w:r>
      <w:proofErr w:type="spellEnd"/>
      <w:r>
        <w:rPr>
          <w:lang w:val="en-GB"/>
        </w:rPr>
        <w:t xml:space="preserve">, </w:t>
      </w:r>
      <w:proofErr w:type="spellStart"/>
      <w:r>
        <w:rPr>
          <w:lang w:val="en-GB"/>
        </w:rPr>
        <w:t>Dalley</w:t>
      </w:r>
      <w:proofErr w:type="spellEnd"/>
      <w:r>
        <w:rPr>
          <w:lang w:val="en-GB"/>
        </w:rPr>
        <w:t>, and Robbins 2007), great tits (</w:t>
      </w:r>
      <w:proofErr w:type="spellStart"/>
      <w:r>
        <w:rPr>
          <w:lang w:val="en-GB"/>
        </w:rPr>
        <w:t>Hermer</w:t>
      </w:r>
      <w:proofErr w:type="spellEnd"/>
      <w:r>
        <w:rPr>
          <w:lang w:val="en-GB"/>
        </w:rPr>
        <w:t xml:space="preserve"> et al. 2018a) and grey squirrels (Chow et al. 2015); and olfactory stimuli in rats (Kinoshita et al. 2008). Reversal learning, specifically serial reversal, has been used </w:t>
      </w:r>
      <w:del w:id="21" w:author="Shambhavi Chidambaram" w:date="2022-02-22T09:42:00Z">
        <w:r w:rsidDel="008D2E4C">
          <w:rPr>
            <w:lang w:val="en-GB"/>
          </w:rPr>
          <w:delText>as an explicit comparative measure of animal</w:delText>
        </w:r>
      </w:del>
      <w:ins w:id="22" w:author="Shambhavi Chidambaram" w:date="2022-02-22T09:42:00Z">
        <w:r w:rsidR="008D2E4C">
          <w:rPr>
            <w:lang w:val="en-GB"/>
          </w:rPr>
          <w:t>to rank animals by their</w:t>
        </w:r>
      </w:ins>
      <w:r>
        <w:rPr>
          <w:lang w:val="en-GB"/>
        </w:rPr>
        <w:t xml:space="preserve"> ‘intelligence’ (</w:t>
      </w:r>
      <w:proofErr w:type="spellStart"/>
      <w:r>
        <w:rPr>
          <w:lang w:val="en-GB"/>
        </w:rPr>
        <w:t>Bitterman</w:t>
      </w:r>
      <w:proofErr w:type="spellEnd"/>
      <w:r>
        <w:rPr>
          <w:lang w:val="en-GB"/>
        </w:rPr>
        <w:t xml:space="preserve"> 1964</w:t>
      </w:r>
      <w:ins w:id="23" w:author="Shambhavi Chidambaram" w:date="2022-02-22T09:42:00Z">
        <w:r w:rsidR="008D2E4C">
          <w:rPr>
            <w:lang w:val="en-GB"/>
          </w:rPr>
          <w:t xml:space="preserve">). </w:t>
        </w:r>
      </w:ins>
      <w:del w:id="24" w:author="Shambhavi Chidambaram" w:date="2022-02-22T09:42:00Z">
        <w:r w:rsidDel="008D2E4C">
          <w:rPr>
            <w:lang w:val="en-GB"/>
          </w:rPr>
          <w:delText xml:space="preserve">): animals considered then to be ‘higher,’ like pigeons, rats and monkeys showed a progressive improvement on the task while species considered to be ‘lower,’ like turtles and fish, did not. </w:delText>
        </w:r>
      </w:del>
      <w:r>
        <w:rPr>
          <w:lang w:val="en-GB"/>
        </w:rPr>
        <w:t>Though the idea of such</w:t>
      </w:r>
      <w:r w:rsidR="007D6EFF">
        <w:rPr>
          <w:lang w:val="en-GB"/>
        </w:rPr>
        <w:t xml:space="preserve"> </w:t>
      </w:r>
      <w:r>
        <w:rPr>
          <w:lang w:val="en-GB"/>
        </w:rPr>
        <w:t>a hierarchy is outdated, comparative research using reversal learning can reveal important differences in behaviour and learning that have evolved under the selection pressures faced by different species.</w:t>
      </w:r>
    </w:p>
    <w:p w14:paraId="4133E77F" w14:textId="50FB34F1" w:rsidR="00C17A43" w:rsidRDefault="00795B13">
      <w:pPr>
        <w:pStyle w:val="BodyText"/>
        <w:rPr>
          <w:lang w:val="en-GB"/>
        </w:rPr>
      </w:pPr>
      <w:r>
        <w:rPr>
          <w:lang w:val="en-GB"/>
        </w:rPr>
        <w:t xml:space="preserve">Improvement in the reversal learning task is clearly demonstrable and is therefore a meaningful criterion when comparing the performance of different species. First-order learning happens when an animal perceives a stimulus and learns which behavioural response leads to a reward </w:t>
      </w:r>
      <w:del w:id="25" w:author="Shambhavi Chidambaram" w:date="2022-02-22T09:46:00Z">
        <w:r w:rsidDel="007D6EFF">
          <w:rPr>
            <w:lang w:val="en-GB"/>
          </w:rPr>
          <w:delText>-</w:delText>
        </w:r>
      </w:del>
      <w:ins w:id="26" w:author="Shambhavi Chidambaram" w:date="2022-02-22T09:46:00Z">
        <w:r w:rsidR="007D6EFF">
          <w:rPr>
            <w:lang w:val="en-GB"/>
          </w:rPr>
          <w:t>–</w:t>
        </w:r>
      </w:ins>
      <w:r>
        <w:rPr>
          <w:lang w:val="en-GB"/>
        </w:rPr>
        <w:t xml:space="preserve"> the stimulus-reward association </w:t>
      </w:r>
      <w:del w:id="27" w:author="Shambhavi Chidambaram" w:date="2022-02-22T09:46:00Z">
        <w:r w:rsidDel="007D6EFF">
          <w:rPr>
            <w:lang w:val="en-GB"/>
          </w:rPr>
          <w:delText>-</w:delText>
        </w:r>
      </w:del>
      <w:ins w:id="28" w:author="Shambhavi Chidambaram" w:date="2022-02-22T09:46:00Z">
        <w:r w:rsidR="007D6EFF">
          <w:rPr>
            <w:lang w:val="en-GB"/>
          </w:rPr>
          <w:t>–</w:t>
        </w:r>
      </w:ins>
      <w:r>
        <w:rPr>
          <w:lang w:val="en-GB"/>
        </w:rPr>
        <w:t xml:space="preserve"> and changes its behaviour according to the strength of this reinforcement. Higher-order or second-order learning is </w:t>
      </w:r>
      <w:r>
        <w:rPr>
          <w:lang w:val="en-GB"/>
        </w:rPr>
        <w:lastRenderedPageBreak/>
        <w:t xml:space="preserve">the learning of rules or strategies. This is the </w:t>
      </w:r>
      <w:del w:id="29" w:author="Shambhavi Chidambaram" w:date="2022-02-22T09:46:00Z">
        <w:r w:rsidDel="007D6EFF">
          <w:rPr>
            <w:lang w:val="en-GB"/>
          </w:rPr>
          <w:delText>abilit</w:delText>
        </w:r>
      </w:del>
      <w:ins w:id="30" w:author="Shambhavi Chidambaram" w:date="2022-02-22T09:46:00Z">
        <w:r w:rsidR="007D6EFF">
          <w:rPr>
            <w:lang w:val="en-GB"/>
          </w:rPr>
          <w:pgNum/>
        </w:r>
      </w:ins>
      <w:ins w:id="31" w:author="Shambhavi Chidambaram" w:date="2022-02-24T18:50:00Z">
        <w:r w:rsidR="0076082C">
          <w:rPr>
            <w:lang w:val="en-GB"/>
          </w:rPr>
          <w:t>ability</w:t>
        </w:r>
      </w:ins>
      <w:del w:id="32" w:author="Shambhavi Chidambaram" w:date="2022-02-24T18:50:00Z">
        <w:r w:rsidDel="0076082C">
          <w:rPr>
            <w:lang w:val="en-GB"/>
          </w:rPr>
          <w:delText>y</w:delText>
        </w:r>
      </w:del>
      <w:r>
        <w:rPr>
          <w:lang w:val="en-GB"/>
        </w:rPr>
        <w:t xml:space="preserve"> to </w:t>
      </w:r>
      <w:proofErr w:type="gramStart"/>
      <w:r>
        <w:rPr>
          <w:lang w:val="en-GB"/>
        </w:rPr>
        <w:t>actually choose</w:t>
      </w:r>
      <w:proofErr w:type="gramEnd"/>
      <w:r>
        <w:rPr>
          <w:lang w:val="en-GB"/>
        </w:rPr>
        <w:t xml:space="preserv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w:t>
      </w:r>
      <w:commentRangeStart w:id="33"/>
      <w:r>
        <w:rPr>
          <w:lang w:val="en-GB"/>
        </w:rPr>
        <w:t>A</w:t>
      </w:r>
      <w:commentRangeEnd w:id="33"/>
      <w:r>
        <w:rPr>
          <w:rStyle w:val="CommentReference"/>
          <w:lang w:val="en-GB"/>
        </w:rPr>
        <w:commentReference w:id="33"/>
      </w:r>
      <w:r>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in practice that the animal makes exactly one ‘error’ 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14:paraId="7F44BEE3" w14:textId="4912663D" w:rsidR="00C17A43" w:rsidRDefault="00795B13">
      <w:pPr>
        <w:pStyle w:val="BodyText"/>
        <w:rPr>
          <w:ins w:id="34" w:author="Shambhavi Chidambaram" w:date="2022-02-25T14:22:00Z"/>
          <w:lang w:val="en-GB"/>
        </w:rPr>
      </w:pPr>
      <w:r>
        <w:rPr>
          <w:lang w:val="en-GB"/>
        </w:rPr>
        <w:t xml:space="preserve">Animals are rarely, if ever, so optimal in real life. Large and deterministic changes are uncommon in nature and more gradual shifts in behaviour may be better suited to natural environmental changes. Errors in reversal learning tasks are common and can occur in different ways. An animal can perseverate: continue to choose a non-rewarding cue after the reversal has occurred or they can make anticipatory errors: changing their behaviour and choosing the other cue before a reversal has occurred. Progressive ‘improvement’ in this task, where an animal makes fewer and fewer errors </w:t>
      </w:r>
      <w:ins w:id="35" w:author="Shambhavi Chidambaram" w:date="2022-02-22T12:37:00Z">
        <w:r w:rsidR="00745577">
          <w:rPr>
            <w:lang w:val="en-GB"/>
          </w:rPr>
          <w:t xml:space="preserve">of either type </w:t>
        </w:r>
      </w:ins>
      <w:r>
        <w:rPr>
          <w:lang w:val="en-GB"/>
        </w:rPr>
        <w:t xml:space="preserve">per reversal is indication </w:t>
      </w:r>
      <w:del w:id="36" w:author="Shambhavi Chidambaram" w:date="2022-02-22T12:34:00Z">
        <w:r w:rsidDel="0052238C">
          <w:rPr>
            <w:lang w:val="en-GB"/>
          </w:rPr>
          <w:delText>that the animal is learning the rule of reversal</w:delText>
        </w:r>
      </w:del>
      <w:ins w:id="37" w:author="Shambhavi Chidambaram" w:date="2022-02-22T12:34:00Z">
        <w:r w:rsidR="0052238C">
          <w:rPr>
            <w:lang w:val="en-GB"/>
          </w:rPr>
          <w:t>that higher-order learning</w:t>
        </w:r>
      </w:ins>
      <w:r>
        <w:rPr>
          <w:lang w:val="en-GB"/>
        </w:rPr>
        <w:t>, or ‘learning to learn’</w:t>
      </w:r>
      <w:ins w:id="38" w:author="Shambhavi Chidambaram" w:date="2022-02-22T12:34:00Z">
        <w:r w:rsidR="0052238C">
          <w:rPr>
            <w:lang w:val="en-GB"/>
          </w:rPr>
          <w:t xml:space="preserve">, is occurring </w:t>
        </w:r>
      </w:ins>
      <w:r>
        <w:rPr>
          <w:lang w:val="en-GB"/>
        </w:rPr>
        <w:t>(</w:t>
      </w:r>
      <w:proofErr w:type="spellStart"/>
      <w:r>
        <w:rPr>
          <w:lang w:val="en-GB"/>
        </w:rPr>
        <w:t>Shettleworth</w:t>
      </w:r>
      <w:proofErr w:type="spellEnd"/>
      <w:r>
        <w:rPr>
          <w:lang w:val="en-GB"/>
        </w:rPr>
        <w:t xml:space="preserve"> 2010).</w:t>
      </w:r>
    </w:p>
    <w:p w14:paraId="01E40EF1" w14:textId="67D0666D" w:rsidR="00F4194D" w:rsidRDefault="00F4194D">
      <w:pPr>
        <w:pStyle w:val="BodyText"/>
        <w:rPr>
          <w:lang w:val="en-GB"/>
        </w:rPr>
      </w:pPr>
      <w:ins w:id="39" w:author="Shambhavi Chidambaram" w:date="2022-02-25T14:22:00Z">
        <w:r>
          <w:rPr>
            <w:lang w:val="en-GB"/>
          </w:rPr>
          <w:t>One approach to differentiate between first- and</w:t>
        </w:r>
      </w:ins>
      <w:ins w:id="40" w:author="Shambhavi Chidambaram" w:date="2022-02-25T14:23:00Z">
        <w:r>
          <w:rPr>
            <w:lang w:val="en-GB"/>
          </w:rPr>
          <w:t xml:space="preserve"> second-order learning was done with</w:t>
        </w:r>
      </w:ins>
      <w:ins w:id="41" w:author="Shambhavi Chidambaram" w:date="2022-02-25T14:22:00Z">
        <w:r>
          <w:rPr>
            <w:lang w:val="en-GB"/>
          </w:rPr>
          <w:t xml:space="preserve"> thirteen species of primates </w:t>
        </w:r>
      </w:ins>
      <w:ins w:id="42" w:author="Shambhavi Chidambaram" w:date="2022-02-25T14:23:00Z">
        <w:r>
          <w:rPr>
            <w:lang w:val="en-GB"/>
          </w:rPr>
          <w:t>(</w:t>
        </w:r>
        <w:r>
          <w:rPr>
            <w:lang w:val="en-GB"/>
          </w:rPr>
          <w:t>Rumbaugh, Savage-Rumbaugh, and Washburn 1996</w:t>
        </w:r>
        <w:r>
          <w:rPr>
            <w:lang w:val="en-GB"/>
          </w:rPr>
          <w:t>): the animals were trained to discriminate a pair of stimuli up to either a 67% or 84% level of correct choices for the rewarded option. Then they were given a sing</w:t>
        </w:r>
      </w:ins>
      <w:ins w:id="43" w:author="Shambhavi Chidambaram" w:date="2022-02-25T14:24:00Z">
        <w:r>
          <w:rPr>
            <w:lang w:val="en-GB"/>
          </w:rPr>
          <w:t xml:space="preserve">le reversal of reward contingencies. </w:t>
        </w:r>
      </w:ins>
      <w:ins w:id="44" w:author="Shambhavi Chidambaram" w:date="2022-02-25T14:25:00Z">
        <w:r w:rsidR="00902F11">
          <w:rPr>
            <w:lang w:val="en-GB"/>
          </w:rPr>
          <w:t xml:space="preserve">If </w:t>
        </w:r>
        <w:r w:rsidR="00902F11">
          <w:rPr>
            <w:lang w:val="en-GB"/>
          </w:rPr>
          <w:t>choice behaviour</w:t>
        </w:r>
        <w:r w:rsidR="00902F11">
          <w:rPr>
            <w:lang w:val="en-GB"/>
          </w:rPr>
          <w:t xml:space="preserve"> was driven mainly by first-order learning, the</w:t>
        </w:r>
        <w:r w:rsidR="00902F11">
          <w:rPr>
            <w:lang w:val="en-GB"/>
          </w:rPr>
          <w:t xml:space="preserve"> primates</w:t>
        </w:r>
        <w:r w:rsidR="00902F11">
          <w:rPr>
            <w:lang w:val="en-GB"/>
          </w:rPr>
          <w:t xml:space="preserve"> </w:t>
        </w:r>
        <w:r w:rsidR="00902F11">
          <w:rPr>
            <w:lang w:val="en-GB"/>
          </w:rPr>
          <w:t>sh</w:t>
        </w:r>
        <w:r w:rsidR="00902F11">
          <w:rPr>
            <w:lang w:val="en-GB"/>
          </w:rPr>
          <w:t xml:space="preserve">ould switch to the </w:t>
        </w:r>
        <w:proofErr w:type="gramStart"/>
        <w:r w:rsidR="00902F11">
          <w:rPr>
            <w:lang w:val="en-GB"/>
          </w:rPr>
          <w:t>newly-rewarding</w:t>
        </w:r>
        <w:proofErr w:type="gramEnd"/>
        <w:r w:rsidR="00902F11">
          <w:rPr>
            <w:lang w:val="en-GB"/>
          </w:rPr>
          <w:t xml:space="preserve"> stimulus more quickly when their training had not yet reached a high level of performance, i.e., 67%. </w:t>
        </w:r>
      </w:ins>
      <w:ins w:id="45" w:author="Shambhavi Chidambaram" w:date="2022-02-25T14:26:00Z">
        <w:r w:rsidR="00902F11">
          <w:rPr>
            <w:lang w:val="en-GB"/>
          </w:rPr>
          <w:t>If behaviour was driven by second-order learning, then increased experience of the reversal rule</w:t>
        </w:r>
      </w:ins>
      <w:ins w:id="46" w:author="Shambhavi Chidambaram" w:date="2022-02-25T14:39:00Z">
        <w:r w:rsidR="00176396">
          <w:rPr>
            <w:lang w:val="en-GB"/>
          </w:rPr>
          <w:t>, i.e., training to 84%,</w:t>
        </w:r>
      </w:ins>
      <w:ins w:id="47" w:author="Shambhavi Chidambaram" w:date="2022-02-25T14:26:00Z">
        <w:r w:rsidR="00902F11">
          <w:rPr>
            <w:lang w:val="en-GB"/>
          </w:rPr>
          <w:t xml:space="preserve"> </w:t>
        </w:r>
      </w:ins>
      <w:ins w:id="48" w:author="Shambhavi Chidambaram" w:date="2022-02-25T14:39:00Z">
        <w:r w:rsidR="00176396">
          <w:rPr>
            <w:lang w:val="en-GB"/>
          </w:rPr>
          <w:t xml:space="preserve">would </w:t>
        </w:r>
      </w:ins>
      <w:ins w:id="49" w:author="Shambhavi Chidambaram" w:date="2022-02-25T14:40:00Z">
        <w:r w:rsidR="00176396">
          <w:rPr>
            <w:lang w:val="en-GB"/>
          </w:rPr>
          <w:t xml:space="preserve">lead to </w:t>
        </w:r>
      </w:ins>
      <w:ins w:id="50" w:author="Shambhavi Chidambaram" w:date="2022-02-25T14:39:00Z">
        <w:r w:rsidR="00176396">
          <w:rPr>
            <w:lang w:val="en-GB"/>
          </w:rPr>
          <w:t>faster</w:t>
        </w:r>
      </w:ins>
      <w:ins w:id="51" w:author="Shambhavi Chidambaram" w:date="2022-02-25T14:25:00Z">
        <w:r w:rsidR="00902F11">
          <w:rPr>
            <w:lang w:val="en-GB"/>
          </w:rPr>
          <w:t xml:space="preserve"> </w:t>
        </w:r>
      </w:ins>
      <w:ins w:id="52" w:author="Shambhavi Chidambaram" w:date="2022-02-25T14:39:00Z">
        <w:r w:rsidR="00176396">
          <w:rPr>
            <w:lang w:val="en-GB"/>
          </w:rPr>
          <w:t xml:space="preserve">switching after a reversal. </w:t>
        </w:r>
      </w:ins>
      <w:ins w:id="53" w:author="Shambhavi Chidambaram" w:date="2022-02-25T14:24:00Z">
        <w:r>
          <w:rPr>
            <w:lang w:val="en-GB"/>
          </w:rPr>
          <w:t xml:space="preserve">Prosimian species tended to perform better when trained to 67%, but apes when trained to </w:t>
        </w:r>
        <w:r w:rsidR="00902F11">
          <w:rPr>
            <w:lang w:val="en-GB"/>
          </w:rPr>
          <w:t>84%</w:t>
        </w:r>
      </w:ins>
    </w:p>
    <w:p w14:paraId="0B5BFCCF" w14:textId="456D49A5" w:rsidR="00C17A43" w:rsidDel="00AF3767" w:rsidRDefault="00795B13">
      <w:pPr>
        <w:pStyle w:val="BodyText"/>
        <w:rPr>
          <w:del w:id="54" w:author="Shambhavi Chidambaram" w:date="2022-02-17T15:26:00Z"/>
          <w:lang w:val="en-GB"/>
        </w:rPr>
      </w:pPr>
      <w:del w:id="55" w:author="Shambhavi Chidambaram" w:date="2022-02-17T15:26:00Z">
        <w:r w:rsidDel="00AF3767">
          <w:rPr>
            <w:lang w:val="en-GB"/>
          </w:rPr>
          <w:delText>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would be expected to switch to the newly-rewarding stimulus more quickly when their training had not yet reached a high level of performance, i.e., 67%. The opposite would be true if second-order learning or rule-learning was occurring: knowing the reversal rule, the primates would be expected to more quickly adapt to the reversed option when they had reached a high level of performance in their training, i.e., 84%. The results showed that Prosimian species tended to perform better when trained to 67% and apes when trained to 84% level of correct choices before the reversal.</w:delText>
        </w:r>
      </w:del>
    </w:p>
    <w:p w14:paraId="62FE4BDE" w14:textId="09AB01BC" w:rsidR="00C17A43" w:rsidDel="00AF3767" w:rsidRDefault="00795B13">
      <w:pPr>
        <w:pStyle w:val="BodyText"/>
        <w:rPr>
          <w:del w:id="56" w:author="Shambhavi Chidambaram" w:date="2022-02-17T15:26:00Z"/>
          <w:lang w:val="en-GB"/>
        </w:rPr>
      </w:pPr>
      <w:del w:id="57" w:author="Shambhavi Chidambaram" w:date="2022-02-17T15:26:00Z">
        <w:r w:rsidDel="00AF3767">
          <w:rPr>
            <w:lang w:val="en-GB"/>
          </w:rPr>
          <w:delText>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delText>
        </w:r>
      </w:del>
    </w:p>
    <w:p w14:paraId="50B1661B" w14:textId="77777777" w:rsidR="00C17A43" w:rsidRDefault="00795B13">
      <w:pPr>
        <w:pStyle w:val="BodyText"/>
        <w:rPr>
          <w:lang w:val="en-GB"/>
        </w:rPr>
      </w:pPr>
      <w:r>
        <w:rPr>
          <w:lang w:val="en-GB"/>
        </w:rPr>
        <w: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w:t>
      </w:r>
      <w:proofErr w:type="spellStart"/>
      <w:r>
        <w:rPr>
          <w:lang w:val="en-GB"/>
        </w:rPr>
        <w:t>Audet</w:t>
      </w:r>
      <w:proofErr w:type="spellEnd"/>
      <w:r>
        <w:rPr>
          <w:lang w:val="en-GB"/>
        </w:rPr>
        <w:t xml:space="preserve">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40A6E736" w14:textId="77777777" w:rsidR="00C17A43" w:rsidRDefault="00795B13">
      <w:pPr>
        <w:pStyle w:val="BodyText"/>
        <w:rPr>
          <w:lang w:val="en-GB"/>
        </w:rPr>
      </w:pPr>
      <w:r>
        <w:rPr>
          <w:lang w:val="en-GB"/>
        </w:rPr>
        <w:lastRenderedPageBreak/>
        <w:t xml:space="preserve">There is a sense in which the foraging ecology of some nectar-feeding animals is a natural analogue to the serial reversal learning task. The Neotropical bat species </w:t>
      </w:r>
      <w:r>
        <w:rPr>
          <w:i/>
          <w:iCs/>
          <w:lang w:val="en-GB"/>
        </w:rPr>
        <w:t xml:space="preserve">Glossophaga </w:t>
      </w:r>
      <w:proofErr w:type="spellStart"/>
      <w:r>
        <w:rPr>
          <w:i/>
          <w:iCs/>
          <w:lang w:val="en-GB"/>
        </w:rPr>
        <w:t>commissarisi</w:t>
      </w:r>
      <w:proofErr w:type="spellEnd"/>
      <w:r>
        <w:rPr>
          <w:lang w:val="en-GB"/>
        </w:rPr>
        <w:t xml:space="preserve"> relies primarily on flower nectar for energy. These bats have remarkably high metabolic rates for their body mass (Voigt and Winter 1999; Voigt, </w:t>
      </w:r>
      <w:proofErr w:type="spellStart"/>
      <w:r>
        <w:rPr>
          <w:lang w:val="en-GB"/>
        </w:rPr>
        <w:t>Kelm</w:t>
      </w:r>
      <w:proofErr w:type="spellEnd"/>
      <w:r>
        <w:rPr>
          <w:lang w:val="en-GB"/>
        </w:rPr>
        <w:t xml:space="preserve">, and Visser 2006), due to the energetic demands of flight (Winter and von </w:t>
      </w:r>
      <w:proofErr w:type="spellStart"/>
      <w:r>
        <w:rPr>
          <w:lang w:val="en-GB"/>
        </w:rPr>
        <w:t>Helversen</w:t>
      </w:r>
      <w:proofErr w:type="spellEnd"/>
      <w:r>
        <w:rPr>
          <w:lang w:val="en-GB"/>
        </w:rPr>
        <w:t xml:space="preserve"> 1998; von </w:t>
      </w:r>
      <w:proofErr w:type="spellStart"/>
      <w:r>
        <w:rPr>
          <w:lang w:val="en-GB"/>
        </w:rPr>
        <w:t>Helversen</w:t>
      </w:r>
      <w:proofErr w:type="spellEnd"/>
      <w:r>
        <w:rPr>
          <w:lang w:val="en-GB"/>
        </w:rPr>
        <w:t xml:space="preserve"> and </w:t>
      </w:r>
      <w:proofErr w:type="spellStart"/>
      <w:r>
        <w:rPr>
          <w:lang w:val="en-GB"/>
        </w:rPr>
        <w:t>Reyer</w:t>
      </w:r>
      <w:proofErr w:type="spellEnd"/>
      <w:r>
        <w:rPr>
          <w:lang w:val="en-GB"/>
        </w:rPr>
        <w:t xml:space="preserve"> 1984). Many plants visited by bats put out only a few flowers every night, but their flowering seasons that can last for several months. Bat-pollinated flowers can secrete up to 1-2 mL of nectar a night (von </w:t>
      </w:r>
      <w:proofErr w:type="spellStart"/>
      <w:r>
        <w:rPr>
          <w:lang w:val="en-GB"/>
        </w:rPr>
        <w:t>Helversen</w:t>
      </w:r>
      <w:proofErr w:type="spellEnd"/>
      <w:r>
        <w:rPr>
          <w:lang w:val="en-GB"/>
        </w:rPr>
        <w:t xml:space="preserve"> 1993) but as only small droplets are available each time they are visited (Voigt, </w:t>
      </w:r>
      <w:proofErr w:type="spellStart"/>
      <w:r>
        <w:rPr>
          <w:lang w:val="en-GB"/>
        </w:rPr>
        <w:t>Kelm</w:t>
      </w:r>
      <w:proofErr w:type="spellEnd"/>
      <w:r>
        <w:rPr>
          <w:lang w:val="en-GB"/>
        </w:rPr>
        <w:t xml:space="preserve">,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w:t>
      </w:r>
      <w:proofErr w:type="spellStart"/>
      <w:r>
        <w:rPr>
          <w:lang w:val="en-GB"/>
        </w:rPr>
        <w:t>Helversen</w:t>
      </w:r>
      <w:proofErr w:type="spellEnd"/>
      <w:r>
        <w:rPr>
          <w:lang w:val="en-GB"/>
        </w:rPr>
        <w:t xml:space="preserve"> and von </w:t>
      </w:r>
      <w:proofErr w:type="spellStart"/>
      <w:r>
        <w:rPr>
          <w:lang w:val="en-GB"/>
        </w:rPr>
        <w:t>Helversen</w:t>
      </w:r>
      <w:proofErr w:type="spellEnd"/>
      <w:r>
        <w:rPr>
          <w:lang w:val="en-GB"/>
        </w:rPr>
        <w:t xml:space="preserve">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14:paraId="5E00CE71" w14:textId="77777777" w:rsidR="00C17A43" w:rsidRDefault="00795B13">
      <w:pPr>
        <w:pStyle w:val="BodyText"/>
        <w:rPr>
          <w:lang w:val="en-GB"/>
        </w:rPr>
      </w:pPr>
      <w:r>
        <w:rPr>
          <w:lang w:val="en-GB"/>
        </w:rPr>
        <w:t xml:space="preserve">To investigate the flexibility of responding to depleting food locations we carried out a serial reversal learning task with wild </w:t>
      </w:r>
      <w:r>
        <w:rPr>
          <w:i/>
          <w:iCs/>
          <w:lang w:val="en-GB"/>
        </w:rPr>
        <w:t xml:space="preserve">G. </w:t>
      </w:r>
      <w:proofErr w:type="spellStart"/>
      <w:r>
        <w:rPr>
          <w:i/>
          <w:iCs/>
          <w:lang w:val="en-GB"/>
        </w:rPr>
        <w:t>commissarisi</w:t>
      </w:r>
      <w:proofErr w:type="spellEnd"/>
      <w:r>
        <w:rPr>
          <w:lang w:val="en-GB"/>
        </w:rP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FFCBE5C" w14:textId="387393A1" w:rsidR="00C17A43" w:rsidRDefault="00795B13">
      <w:pPr>
        <w:pStyle w:val="BodyText"/>
        <w:rPr>
          <w:lang w:val="en-GB"/>
        </w:rPr>
      </w:pPr>
      <w:r>
        <w:rPr>
          <w:lang w:val="en-GB"/>
        </w:rPr>
        <w:t>Our aims with this experiment were as follows. First, we wanted to test how the bats would alter their preference between the two reward sources according to their transient rewarding properties</w:t>
      </w:r>
      <w:ins w:id="58" w:author="Shambhavi Chidambaram" w:date="2022-02-22T10:02:00Z">
        <w:r w:rsidR="004B0D58">
          <w:rPr>
            <w:lang w:val="en-GB"/>
          </w:rPr>
          <w:t xml:space="preserve">; that is, </w:t>
        </w:r>
      </w:ins>
      <w:ins w:id="59" w:author="Shambhavi Chidambaram" w:date="2022-02-22T11:26:00Z">
        <w:r w:rsidR="0011254B">
          <w:rPr>
            <w:lang w:val="en-GB"/>
          </w:rPr>
          <w:t>would</w:t>
        </w:r>
      </w:ins>
      <w:ins w:id="60" w:author="Shambhavi Chidambaram" w:date="2022-02-22T10:02:00Z">
        <w:r w:rsidR="004B0D58">
          <w:rPr>
            <w:lang w:val="en-GB"/>
          </w:rPr>
          <w:t xml:space="preserve"> the bats show first-order learning?</w:t>
        </w:r>
      </w:ins>
      <w:del w:id="61" w:author="Shambhavi Chidambaram" w:date="2022-02-22T10:02:00Z">
        <w:r w:rsidDel="004B0D58">
          <w:rPr>
            <w:lang w:val="en-GB"/>
          </w:rPr>
          <w:delText>.</w:delText>
        </w:r>
      </w:del>
      <w:ins w:id="62" w:author="Shambhavi Chidambaram" w:date="2022-02-22T09:46:00Z">
        <w:r w:rsidR="007D6EFF">
          <w:rPr>
            <w:lang w:val="en-GB"/>
          </w:rPr>
          <w:t xml:space="preserve"> </w:t>
        </w:r>
      </w:ins>
      <w:ins w:id="63" w:author="Shambhavi Chidambaram" w:date="2022-02-22T11:24:00Z">
        <w:r w:rsidR="0011254B">
          <w:rPr>
            <w:lang w:val="en-GB"/>
          </w:rPr>
          <w:t xml:space="preserve">Second, if the bats </w:t>
        </w:r>
      </w:ins>
      <w:ins w:id="64" w:author="Shambhavi Chidambaram" w:date="2022-02-22T11:25:00Z">
        <w:r w:rsidR="0011254B">
          <w:rPr>
            <w:lang w:val="en-GB"/>
          </w:rPr>
          <w:t xml:space="preserve">did </w:t>
        </w:r>
      </w:ins>
      <w:ins w:id="65" w:author="Shambhavi Chidambaram" w:date="2022-02-22T11:24:00Z">
        <w:r w:rsidR="0011254B">
          <w:rPr>
            <w:lang w:val="en-GB"/>
          </w:rPr>
          <w:t>alter their behaviour in response to the changing reward properties</w:t>
        </w:r>
      </w:ins>
      <w:ins w:id="66" w:author="Shambhavi Chidambaram" w:date="2022-02-22T11:25:00Z">
        <w:r w:rsidR="0011254B">
          <w:rPr>
            <w:lang w:val="en-GB"/>
          </w:rPr>
          <w:t>, how did the occurrence of successive reversals affect that behaviour?</w:t>
        </w:r>
      </w:ins>
      <w:ins w:id="67" w:author="Shambhavi Chidambaram" w:date="2022-02-22T11:27:00Z">
        <w:r w:rsidR="0011254B">
          <w:rPr>
            <w:lang w:val="en-GB"/>
          </w:rPr>
          <w:t xml:space="preserve"> For example</w:t>
        </w:r>
      </w:ins>
      <w:ins w:id="68" w:author="Shambhavi Chidambaram" w:date="2022-02-25T20:24:00Z">
        <w:r w:rsidR="003F676F">
          <w:rPr>
            <w:lang w:val="en-GB"/>
          </w:rPr>
          <w:t>,</w:t>
        </w:r>
      </w:ins>
      <w:ins w:id="69" w:author="Shambhavi Chidambaram" w:date="2022-02-22T11:27:00Z">
        <w:r w:rsidR="0011254B">
          <w:rPr>
            <w:lang w:val="en-GB"/>
          </w:rPr>
          <w:t xml:space="preserve"> the behavioural </w:t>
        </w:r>
      </w:ins>
      <w:ins w:id="70" w:author="Shambhavi Chidambaram" w:date="2022-02-22T11:28:00Z">
        <w:r w:rsidR="0011254B">
          <w:rPr>
            <w:lang w:val="en-GB"/>
          </w:rPr>
          <w:t>allocation between the two options might change more swiftly as the bats experienced more reversals.</w:t>
        </w:r>
      </w:ins>
      <w:ins w:id="71" w:author="Shambhavi Chidambaram" w:date="2022-02-22T11:25:00Z">
        <w:r w:rsidR="0011254B">
          <w:rPr>
            <w:lang w:val="en-GB"/>
          </w:rPr>
          <w:t xml:space="preserve"> In other words, </w:t>
        </w:r>
      </w:ins>
      <w:ins w:id="72" w:author="Shambhavi Chidambaram" w:date="2022-02-22T11:26:00Z">
        <w:r w:rsidR="0011254B">
          <w:rPr>
            <w:lang w:val="en-GB"/>
          </w:rPr>
          <w:t>would the bats show higher-order learning?</w:t>
        </w:r>
      </w:ins>
      <w:ins w:id="73" w:author="Shambhavi Chidambaram" w:date="2022-02-22T11:25:00Z">
        <w:r w:rsidR="0011254B">
          <w:rPr>
            <w:lang w:val="en-GB"/>
          </w:rPr>
          <w:t xml:space="preserve">  </w:t>
        </w:r>
      </w:ins>
      <w:del w:id="74" w:author="Shambhavi Chidambaram" w:date="2022-02-22T09:47:00Z">
        <w:r w:rsidDel="007D6EFF">
          <w:rPr>
            <w:lang w:val="en-GB"/>
          </w:rPr>
          <w:delText xml:space="preserve"> </w:delText>
        </w:r>
      </w:del>
      <w:del w:id="75" w:author="Shambhavi Chidambaram" w:date="2022-02-22T11:28:00Z">
        <w:r w:rsidDel="0011254B">
          <w:rPr>
            <w:lang w:val="en-GB"/>
          </w:rPr>
          <w:delText xml:space="preserve">Second, if the bats demonstrated flexibility in responding to the reversals, we wanted to explore how this was reflected in their decision-making. What would be the relative number of visits made to the rewarding and the non-rewarding options, and how swiftly would behavioural </w:delText>
        </w:r>
        <w:commentRangeStart w:id="76"/>
        <w:commentRangeStart w:id="77"/>
        <w:r w:rsidDel="0011254B">
          <w:rPr>
            <w:lang w:val="en-GB"/>
          </w:rPr>
          <w:delText>allocation</w:delText>
        </w:r>
        <w:commentRangeEnd w:id="76"/>
        <w:r w:rsidDel="0011254B">
          <w:rPr>
            <w:rStyle w:val="CommentReference"/>
            <w:lang w:val="en-GB"/>
          </w:rPr>
          <w:commentReference w:id="76"/>
        </w:r>
        <w:commentRangeEnd w:id="77"/>
        <w:r w:rsidDel="0011254B">
          <w:rPr>
            <w:rStyle w:val="CommentReference"/>
            <w:lang w:val="en-GB"/>
          </w:rPr>
          <w:commentReference w:id="77"/>
        </w:r>
        <w:r w:rsidDel="0011254B">
          <w:rPr>
            <w:lang w:val="en-GB"/>
          </w:rPr>
          <w:delText xml:space="preserve"> between the two options change after a reversal? </w:delText>
        </w:r>
      </w:del>
      <w:r>
        <w:rPr>
          <w:lang w:val="en-GB"/>
        </w:rPr>
        <w:t xml:space="preserve">Third, we wanted to see if the bats </w:t>
      </w:r>
      <w:del w:id="78" w:author="Shambhavi Chidambaram" w:date="2022-02-22T11:28:00Z">
        <w:r w:rsidDel="0011254B">
          <w:rPr>
            <w:lang w:val="en-GB"/>
          </w:rPr>
          <w:delText xml:space="preserve">were capable of second-order learning, or ‘learning to learn.’ Could the bats </w:delText>
        </w:r>
      </w:del>
      <w:ins w:id="79" w:author="Shambhavi Chidambaram" w:date="2022-02-22T11:28:00Z">
        <w:r w:rsidR="0011254B">
          <w:rPr>
            <w:lang w:val="en-GB"/>
          </w:rPr>
          <w:t xml:space="preserve">could </w:t>
        </w:r>
      </w:ins>
      <w:ins w:id="80" w:author="Shambhavi Chidambaram" w:date="2022-02-22T11:29:00Z">
        <w:r w:rsidR="0011254B">
          <w:rPr>
            <w:lang w:val="en-GB"/>
          </w:rPr>
          <w:t xml:space="preserve">reach or </w:t>
        </w:r>
        <w:r w:rsidR="00F04236">
          <w:rPr>
            <w:lang w:val="en-GB"/>
          </w:rPr>
          <w:t>approach</w:t>
        </w:r>
        <w:r w:rsidR="0011254B">
          <w:rPr>
            <w:lang w:val="en-GB"/>
          </w:rPr>
          <w:t xml:space="preserve"> the optimal strategy in </w:t>
        </w:r>
      </w:ins>
      <w:del w:id="81" w:author="Shambhavi Chidambaram" w:date="2022-02-22T11:29:00Z">
        <w:r w:rsidDel="00F04236">
          <w:rPr>
            <w:lang w:val="en-GB"/>
          </w:rPr>
          <w:delText xml:space="preserve">learn the rule behind the change in their environment </w:delText>
        </w:r>
      </w:del>
      <w:ins w:id="82" w:author="Shambhavi Chidambaram" w:date="2022-02-22T11:29:00Z">
        <w:r w:rsidR="00F04236">
          <w:rPr>
            <w:lang w:val="en-GB"/>
          </w:rPr>
          <w:t xml:space="preserve">such an environment: </w:t>
        </w:r>
      </w:ins>
      <w:del w:id="83" w:author="Shambhavi Chidambaram" w:date="2022-02-22T11:29:00Z">
        <w:r w:rsidDel="00F04236">
          <w:rPr>
            <w:lang w:val="en-GB"/>
          </w:rPr>
          <w:delText xml:space="preserve">and converge to the maximal payoff of </w:delText>
        </w:r>
      </w:del>
      <w:r>
        <w:rPr>
          <w:lang w:val="en-GB"/>
        </w:rPr>
        <w:t xml:space="preserve">one error per reversal achievable through </w:t>
      </w:r>
      <w:ins w:id="84" w:author="Shambhavi Chidambaram" w:date="2022-02-22T11:29:00Z">
        <w:r w:rsidR="00F04236">
          <w:rPr>
            <w:lang w:val="en-GB"/>
          </w:rPr>
          <w:t xml:space="preserve">the </w:t>
        </w:r>
      </w:ins>
      <w:r>
        <w:rPr>
          <w:lang w:val="en-GB"/>
        </w:rPr>
        <w:t>win-stay, lose-shift</w:t>
      </w:r>
      <w:ins w:id="85" w:author="Shambhavi Chidambaram" w:date="2022-02-22T11:29:00Z">
        <w:r w:rsidR="00F04236">
          <w:rPr>
            <w:lang w:val="en-GB"/>
          </w:rPr>
          <w:t xml:space="preserve"> s</w:t>
        </w:r>
      </w:ins>
      <w:ins w:id="86" w:author="Shambhavi Chidambaram" w:date="2022-02-22T11:30:00Z">
        <w:r w:rsidR="00F04236">
          <w:rPr>
            <w:lang w:val="en-GB"/>
          </w:rPr>
          <w:t xml:space="preserve">trategy. </w:t>
        </w:r>
      </w:ins>
      <w:del w:id="87" w:author="Shambhavi Chidambaram" w:date="2022-02-22T11:30:00Z">
        <w:r w:rsidDel="00F04236">
          <w:rPr>
            <w:lang w:val="en-GB"/>
          </w:rPr>
          <w:delText>?</w:delText>
        </w:r>
      </w:del>
    </w:p>
    <w:p w14:paraId="7E1FAC2E" w14:textId="77777777" w:rsidR="00C17A43" w:rsidRDefault="00795B13">
      <w:pPr>
        <w:pStyle w:val="BodyText"/>
        <w:rPr>
          <w:lang w:val="en-GB"/>
        </w:rPr>
      </w:pPr>
      <w:r>
        <w:rPr>
          <w:lang w:val="en-GB"/>
        </w:rPr>
        <w:t xml:space="preserve">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w:t>
      </w:r>
      <w:r>
        <w:rPr>
          <w:lang w:val="en-GB"/>
        </w:rPr>
        <w:lastRenderedPageBreak/>
        <w:t>statistically tested for this difference in the bats’ choice behaviour and compared the results of the confirmatory and exploratory analyses.</w:t>
      </w:r>
      <w:bookmarkEnd w:id="19"/>
    </w:p>
    <w:p w14:paraId="201D5BF8" w14:textId="77777777" w:rsidR="00C17A43" w:rsidRDefault="00795B13">
      <w:pPr>
        <w:pStyle w:val="Heading1"/>
        <w:rPr>
          <w:lang w:val="en-GB"/>
        </w:rPr>
      </w:pPr>
      <w:bookmarkStart w:id="88" w:name="methods"/>
      <w:r>
        <w:rPr>
          <w:lang w:val="en-GB"/>
        </w:rPr>
        <w:t>Methods</w:t>
      </w:r>
    </w:p>
    <w:p w14:paraId="215E0B4B" w14:textId="77777777" w:rsidR="00C17A43" w:rsidRDefault="00795B13">
      <w:pPr>
        <w:pStyle w:val="Heading2"/>
        <w:rPr>
          <w:lang w:val="en-GB"/>
        </w:rPr>
      </w:pPr>
      <w:bookmarkStart w:id="89" w:name="study-site-and-subjects"/>
      <w:r>
        <w:rPr>
          <w:lang w:val="en-GB"/>
        </w:rPr>
        <w:t>Study site and subjects</w:t>
      </w:r>
    </w:p>
    <w:p w14:paraId="2FE3F9B0" w14:textId="77777777" w:rsidR="00C17A43" w:rsidRDefault="00795B13">
      <w:pPr>
        <w:pStyle w:val="FirstParagraph"/>
        <w:rPr>
          <w:lang w:val="en-GB"/>
        </w:rPr>
      </w:pPr>
      <w:r>
        <w:rPr>
          <w:lang w:val="en-GB"/>
        </w:rPr>
        <w:t xml:space="preserve">The experiment took place at La Selva Biological Field Station, Province Heredia, Costa Rica. Bats of the species Glossophaga </w:t>
      </w:r>
      <w:proofErr w:type="spellStart"/>
      <w:r>
        <w:rPr>
          <w:lang w:val="en-GB"/>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Reward below) as bait. The feeders had cotton swabs soaked in dimethyl disulphide on them, a chemical attractant produced by many bat-pollinated flowers [@von_helversen_sulphur-containing_2000].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77777777" w:rsidR="00C17A43" w:rsidRDefault="00795B13">
      <w:pPr>
        <w:pStyle w:val="BodyText"/>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r>
        <w:t xml:space="preserve">Two groups were run in parallel, one in each flight cage, and the data were collected simultaneously. At the end of the experiment, the RFID collars were </w:t>
      </w:r>
      <w:proofErr w:type="gramStart"/>
      <w:r>
        <w:t>removed</w:t>
      </w:r>
      <w:proofErr w:type="gramEnd"/>
      <w:r>
        <w:t xml:space="preserve"> and the bats were released back into the wild. All the data collection was completely automatized. Two of the bats did not drink </w:t>
      </w:r>
      <w:proofErr w:type="gramStart"/>
      <w:r>
        <w:t>a sufficient amount of</w:t>
      </w:r>
      <w:proofErr w:type="gramEnd"/>
      <w:r>
        <w:t xml:space="preserve"> sugar-water to meet minimum energy requirements; they were released before the end of the experiment and not replaced, and the data from these two individuals were not analyzed. Thus, 14 bats (</w:t>
      </w:r>
      <w:commentRangeStart w:id="90"/>
      <w:r>
        <w:t>7</w:t>
      </w:r>
      <w:commentRangeEnd w:id="90"/>
      <w:r>
        <w:rPr>
          <w:rStyle w:val="CommentReference"/>
        </w:rPr>
        <w:commentReference w:id="90"/>
      </w:r>
      <w:r>
        <w:t xml:space="preserve"> males and 7 females) completed the 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91"/>
      <w:r>
        <w:t>.</w:t>
      </w:r>
      <w:commentRangeEnd w:id="91"/>
      <w:r>
        <w:rPr>
          <w:rStyle w:val="CommentReference"/>
        </w:rPr>
        <w:commentReference w:id="91"/>
      </w:r>
    </w:p>
    <w:p w14:paraId="7A635D95" w14:textId="77777777" w:rsidR="00C17A43" w:rsidRDefault="00795B13">
      <w:pPr>
        <w:pStyle w:val="Heading2"/>
        <w:rPr>
          <w:lang w:val="en-GB"/>
        </w:rPr>
      </w:pPr>
      <w:bookmarkStart w:id="92" w:name="experimental-setup"/>
      <w:bookmarkEnd w:id="89"/>
      <w:r>
        <w:rPr>
          <w:lang w:val="en-GB"/>
        </w:rPr>
        <w:t>Experimental Setup</w:t>
      </w:r>
    </w:p>
    <w:p w14:paraId="510A1D2E" w14:textId="77777777" w:rsidR="00C17A43" w:rsidRDefault="00795B13">
      <w:pPr>
        <w:pStyle w:val="Heading3"/>
        <w:rPr>
          <w:lang w:val="en-GB"/>
        </w:rPr>
      </w:pPr>
      <w:bookmarkStart w:id="93" w:name="reward"/>
      <w:r>
        <w:rPr>
          <w:lang w:val="en-GB"/>
        </w:rPr>
        <w:t>Reward</w:t>
      </w:r>
    </w:p>
    <w:p w14:paraId="0C0E57E3" w14:textId="4BCF8DF0" w:rsidR="00C17A43" w:rsidRDefault="00795B13">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94"/>
      <w:r>
        <w:t>wild chiropterophilous plants</w:t>
      </w:r>
      <w:commentRangeEnd w:id="94"/>
      <w:r>
        <w:rPr>
          <w:rStyle w:val="CommentReference"/>
        </w:rPr>
        <w:commentReference w:id="94"/>
      </w:r>
      <w:r>
        <w:t xml:space="preserve"> [@baker_sugar_1998]. Every night, the bats were also given ad-libitum access to 10 m</w:t>
      </w:r>
      <w:commentRangeStart w:id="95"/>
      <w:r>
        <w:t>L</w:t>
      </w:r>
      <w:commentRangeEnd w:id="95"/>
      <w:r>
        <w:rPr>
          <w:rStyle w:val="CommentReference"/>
        </w:rPr>
        <w:commentReference w:id="95"/>
      </w:r>
      <w:r>
        <w:t xml:space="preserve"> of supplemental food: </w:t>
      </w:r>
      <w:commentRangeStart w:id="96"/>
      <w:r>
        <w:t xml:space="preserve">3.5 g </w:t>
      </w:r>
      <w:commentRangeEnd w:id="96"/>
      <w:r>
        <w:rPr>
          <w:rStyle w:val="CommentReference"/>
        </w:rPr>
        <w:commentReference w:id="96"/>
      </w:r>
      <w:r>
        <w:t>of hummingbird food (</w:t>
      </w:r>
      <w:commentRangeStart w:id="97"/>
      <w:proofErr w:type="spellStart"/>
      <w:r>
        <w:t>NektarPlus</w:t>
      </w:r>
      <w:proofErr w:type="spellEnd"/>
      <w:r>
        <w:t>, Nekton</w:t>
      </w:r>
      <w:commentRangeEnd w:id="97"/>
      <w:r>
        <w:rPr>
          <w:rStyle w:val="CommentReference"/>
        </w:rPr>
        <w:commentReference w:id="97"/>
      </w:r>
      <w:ins w:id="98" w:author="Shambhavi Chidambaram" w:date="2022-02-25T19:59:00Z">
        <w:r w:rsidR="00F16040">
          <w:t>, Germany</w:t>
        </w:r>
      </w:ins>
      <w:r>
        <w:t>) and 3.5 g of milk powder (</w:t>
      </w:r>
      <w:proofErr w:type="spellStart"/>
      <w:r>
        <w:t>Nido</w:t>
      </w:r>
      <w:proofErr w:type="spellEnd"/>
      <w:r>
        <w:t xml:space="preserve"> 1+, Nestle</w:t>
      </w:r>
      <w:ins w:id="99" w:author="Shambhavi Chidambaram" w:date="2022-02-25T20:00:00Z">
        <w:r w:rsidR="00F16040">
          <w:t>, Switzerland</w:t>
        </w:r>
      </w:ins>
      <w:r>
        <w:t>) in 10 mL of water. They were also given a small bowl of locally-sourced bee pollen.</w:t>
      </w:r>
    </w:p>
    <w:p w14:paraId="1D4E61B4" w14:textId="77777777" w:rsidR="00C17A43" w:rsidRDefault="00795B13">
      <w:pPr>
        <w:pStyle w:val="BodyText"/>
        <w:rPr>
          <w:del w:id="100" w:author="Shambhavi Chidambaram" w:date="2022-01-11T12:11:00Z"/>
          <w:lang w:val="en-GB"/>
        </w:rPr>
      </w:pPr>
      <w:del w:id="101" w:author="Shambhavi Chidambaram" w:date="2022-01-11T12:11:00Z">
        <w:r>
          <w:rPr>
            <w:lang w:val="en-GB"/>
          </w:rPr>
          <w:lastRenderedPageBreak/>
          <w:delText>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[@baker_sugar_1998]. Every night groups of four bats in each cage were also given ad-libitum access to 10 ml of supplemental food: 3.5g of hummingbird food (NektarPlus, Nekton) and 3.5g of milk powder (Nido 1+, Nestle) in 10 mL of water. They were also given a small bowl of locally-sourced bee pollen.</w:delText>
        </w:r>
      </w:del>
    </w:p>
    <w:p w14:paraId="6306FFBE" w14:textId="77777777" w:rsidR="00C17A43" w:rsidRDefault="00795B13">
      <w:pPr>
        <w:pStyle w:val="Heading3"/>
        <w:rPr>
          <w:lang w:val="en-GB"/>
        </w:rPr>
      </w:pPr>
      <w:bookmarkStart w:id="102" w:name="flower-and-pump-setup"/>
      <w:bookmarkEnd w:id="93"/>
      <w:r>
        <w:rPr>
          <w:lang w:val="en-GB"/>
        </w:rPr>
        <w:t>Flower and pump setup</w:t>
      </w:r>
    </w:p>
    <w:p w14:paraId="1E8E158F" w14:textId="77777777" w:rsidR="00C17A43" w:rsidRDefault="00795B13">
      <w:pPr>
        <w:pStyle w:val="FirstParagraph"/>
      </w:pPr>
      <w:r>
        <w:t xml:space="preserve">Each flight cage had a square plastic frame in the center (2 × 2 × 1.5 m). Eight reward-dispensing devices - hereafter referred to as ‘flowers’ - were fixed in a radial pattern on this frame, two on each side of the square (see Figure 1) with </w:t>
      </w:r>
      <w:proofErr w:type="gramStart"/>
      <w:r>
        <w:t>a distance of 40</w:t>
      </w:r>
      <w:proofErr w:type="gramEnd"/>
      <w:r>
        <w:t xml:space="preserve"> cm between adjacent flowers. At this distance, bats can easily discriminate </w:t>
      </w:r>
      <w:proofErr w:type="spellStart"/>
      <w:r>
        <w:t>neighbouring</w:t>
      </w:r>
      <w:proofErr w:type="spellEnd"/>
      <w:r>
        <w:t xml:space="preserve"> flowers [@thiele_hierarchical_2005]. Each flower had the following parts: an RFID reader mounted on a plastic cylinder around the head of the flower; an infra-red photo gate; and an electronic pinch valve through which a silicon tube was placed and fixed to the head of the flower.</w:t>
      </w:r>
    </w:p>
    <w:p w14:paraId="4BDDDA40" w14:textId="03F16FE2" w:rsidR="00C17A43" w:rsidRDefault="00795B13">
      <w:pPr>
        <w:pStyle w:val="BodyText"/>
      </w:pPr>
      <w:r>
        <w:t>A stepper-motor pump was placed in the center of the plastic frame in each cage. The pumps contained a 25 mL Hamilton glass syringe (Sigma Aldrich</w:t>
      </w:r>
      <w:ins w:id="103" w:author="Shambhavi Chidambaram" w:date="2022-02-25T20:00:00Z">
        <w:r w:rsidR="00F16040">
          <w:t>, Germany</w:t>
        </w:r>
      </w:ins>
      <w:r>
        <w:t xml:space="preserve">). The step volume of the two pumps differed slightly: the pump in Cage 1 delivered 2.11 </w:t>
      </w:r>
      <m:oMath>
        <m:r>
          <w:rPr>
            <w:rFonts w:ascii="Cambria Math" w:hAnsi="Cambria Math"/>
          </w:rPr>
          <m:t>μ</m:t>
        </m:r>
      </m:oMath>
      <w:r>
        <w:t>L per step of the stepper-motor</w:t>
      </w:r>
      <w:commentRangeStart w:id="104"/>
      <w:r>
        <w:t xml:space="preserve">, whereas the pump in Cage 2 delivered 3.33 </w:t>
      </w:r>
      <m:oMath>
        <m:r>
          <w:rPr>
            <w:rFonts w:ascii="Cambria Math" w:hAnsi="Cambria Math"/>
          </w:rPr>
          <m:t>μ</m:t>
        </m:r>
      </m:oMath>
      <w:r>
        <w:t>L per step</w:t>
      </w:r>
      <w:commentRangeEnd w:id="104"/>
      <w:r>
        <w:rPr>
          <w:rStyle w:val="CommentReference"/>
        </w:rPr>
        <w:commentReference w:id="104"/>
      </w:r>
      <w:r>
        <w:t>. The glass syringe was connected to the tubing system of the flowers through five pinch valves [@nachev_psychophysics_2012]. The pinch valves controlled the flow of liquid from the pump to the system and from a reservoir of liquid to the pump. The reservoir (500 mL thread bottle, Roth, Germany) was filled with fresh nectar every day and was connected to the syringe through the valves.</w:t>
      </w:r>
    </w:p>
    <w:p w14:paraId="190AB826" w14:textId="77777777" w:rsidR="00C17A43" w:rsidRDefault="00795B13">
      <w:pPr>
        <w:pStyle w:val="BodyText"/>
      </w:pPr>
      <w:r>
        <w:t xml:space="preserve">Every day at around </w:t>
      </w:r>
      <w:commentRangeStart w:id="105"/>
      <w:r>
        <w:t>1000 h</w:t>
      </w:r>
      <w:commentRangeEnd w:id="105"/>
      <w:r>
        <w:rPr>
          <w:rStyle w:val="CommentReference"/>
        </w:rPr>
        <w:commentReference w:id="105"/>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62AF015E" w:rsidR="00C17A43" w:rsidRDefault="00795B13">
      <w:pPr>
        <w:pStyle w:val="BodyText"/>
      </w:pPr>
      <w:r>
        <w:t xml:space="preserve">When a tagged bat approached a flower, the individual RFID number was read. If the bat then poked its nose into the flower and interrupted the light beam,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ins w:id="106" w:author="Shambhavi Chidambaram" w:date="2022-02-25T20:00:00Z">
        <w:r w:rsidR="00F16040">
          <w:t>, Germany</w:t>
        </w:r>
      </w:ins>
      <w:r>
        <w:t>).</w:t>
      </w:r>
    </w:p>
    <w:p w14:paraId="0609D036" w14:textId="77777777" w:rsidR="00C17A43" w:rsidRDefault="00795B13">
      <w:pPr>
        <w:pStyle w:val="CaptionedFigure"/>
        <w:rPr>
          <w:lang w:val="en-GB"/>
        </w:rPr>
      </w:pPr>
      <w:r>
        <w:rPr>
          <w:noProof/>
          <w:lang w:val="en-GB"/>
        </w:rPr>
        <w:lastRenderedPageBreak/>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77777777" w:rsidR="00C17A43" w:rsidRDefault="00795B13">
      <w:pPr>
        <w:pStyle w:val="ImageCaption"/>
        <w:rPr>
          <w:lang w:val="en-GB"/>
        </w:rPr>
      </w:pPr>
      <w:r>
        <w:rPr>
          <w:lang w:val="en-GB"/>
        </w:rPr>
        <w:t>Figure 1: Schematic of the cage and flower set-up</w:t>
      </w:r>
    </w:p>
    <w:p w14:paraId="368E1C2A" w14:textId="77777777" w:rsidR="00C17A43" w:rsidRDefault="00795B13">
      <w:pPr>
        <w:pStyle w:val="Heading2"/>
        <w:rPr>
          <w:lang w:val="en-GB"/>
        </w:rPr>
      </w:pPr>
      <w:bookmarkStart w:id="107" w:name="experimental-procedure"/>
      <w:bookmarkEnd w:id="92"/>
      <w:bookmarkEnd w:id="102"/>
      <w:r>
        <w:rPr>
          <w:lang w:val="en-GB"/>
        </w:rPr>
        <w:t>Experimental procedure</w:t>
      </w:r>
    </w:p>
    <w:p w14:paraId="04DB4603" w14:textId="77777777" w:rsidR="00C17A43" w:rsidRDefault="00795B13">
      <w:pPr>
        <w:pStyle w:val="FirstParagraph"/>
      </w:pPr>
      <w:bookmarkStart w:id="108" w:name="experimental-design"/>
      <w:bookmarkEnd w:id="107"/>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pPr>
        <w:pStyle w:val="BodyText"/>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77777777" w:rsidR="00C17A43" w:rsidRDefault="00795B13">
      <w:pPr>
        <w:pStyle w:val="BodyText"/>
      </w:pPr>
      <w:r>
        <w:t>About 1%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pPr>
        <w:pStyle w:val="Heading2"/>
        <w:rPr>
          <w:lang w:val="en-GB"/>
        </w:rPr>
      </w:pPr>
      <w:r>
        <w:rPr>
          <w:lang w:val="en-GB"/>
        </w:rPr>
        <w:t>Experimental design</w:t>
      </w:r>
    </w:p>
    <w:p w14:paraId="07A8F05F" w14:textId="77777777" w:rsidR="00C17A43" w:rsidRDefault="00795B13">
      <w:pPr>
        <w:pStyle w:val="FirstParagraph"/>
        <w:rPr>
          <w:lang w:val="en-GB"/>
        </w:rPr>
      </w:pPr>
      <w:r>
        <w:rPr>
          <w:lang w:val="en-GB"/>
        </w:rPr>
        <w:t>The experiment proceeded through the following stages.</w:t>
      </w:r>
    </w:p>
    <w:p w14:paraId="771A20E2" w14:textId="77777777" w:rsidR="00C17A43" w:rsidRDefault="00795B13">
      <w:pPr>
        <w:pStyle w:val="Heading3"/>
        <w:rPr>
          <w:lang w:val="en-GB"/>
        </w:rPr>
      </w:pPr>
      <w:bookmarkStart w:id="109" w:name="training"/>
      <w:r>
        <w:rPr>
          <w:lang w:val="en-GB"/>
        </w:rPr>
        <w:lastRenderedPageBreak/>
        <w:t>Training</w:t>
      </w:r>
    </w:p>
    <w:p w14:paraId="406C7D08" w14:textId="77777777" w:rsidR="00C17A43" w:rsidRDefault="00795B13">
      <w:pPr>
        <w:pStyle w:val="FirstParagraph"/>
      </w:pPr>
      <w:bookmarkStart w:id="110" w:name="serial-reversal-learning-task"/>
      <w:bookmarkEnd w:id="109"/>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 A small drop of honey was applied to the inside of the flowers to encourage the bats to place their heads inside, interrupt the photo gate, and trigger a nectar reward. By the end of the night, all the bats had found the flowers and learned to trigger rewards.</w:t>
      </w:r>
    </w:p>
    <w:p w14:paraId="1D056A5C" w14:textId="77777777" w:rsidR="00C17A43" w:rsidRDefault="00795B13">
      <w:pPr>
        <w:pStyle w:val="BodyText"/>
      </w:pPr>
      <w: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w:t>
      </w:r>
      <w:proofErr w:type="gramStart"/>
      <w:r>
        <w:t>similar to</w:t>
      </w:r>
      <w:proofErr w:type="gramEnd"/>
      <w:r>
        <w:t xml:space="preserve"> the previous one, except the bats could only trigger a reward at their assigned flowers, and the chemical attractant and honey were not used.</w:t>
      </w:r>
    </w:p>
    <w:p w14:paraId="73CE05B7" w14:textId="2D7877A3" w:rsidR="00C17A43" w:rsidRDefault="00795B13">
      <w:pPr>
        <w:pStyle w:val="BodyText"/>
      </w:pPr>
      <w:r>
        <w:t xml:space="preserve">To ensure that the bats were familiar with both flowers assigned to them, they went through one final stage of training: </w:t>
      </w:r>
      <w:commentRangeStart w:id="111"/>
      <w:r>
        <w:t>forced alternation</w:t>
      </w:r>
      <w:ins w:id="112" w:author="Shambhavi Chidambaram" w:date="2022-02-25T20:01:00Z">
        <w:r w:rsidR="007E7976">
          <w:t xml:space="preserve">. The bats received a reward at one of the two flowers for one trial, and then could only receive reward at the other flower for the next trial. In this way </w:t>
        </w:r>
        <w:r w:rsidR="009B183F">
          <w:t>the bats had to alternate between the two flowers</w:t>
        </w:r>
      </w:ins>
      <w:ins w:id="113" w:author="Shambhavi Chidambaram" w:date="2022-02-25T20:02:00Z">
        <w:r w:rsidR="009B183F">
          <w:t xml:space="preserve"> every single trial. </w:t>
        </w:r>
      </w:ins>
      <w:ins w:id="114" w:author="Shambhavi Chidambaram" w:date="2022-02-25T20:01:00Z">
        <w:r w:rsidR="007E7976">
          <w:t xml:space="preserve"> </w:t>
        </w:r>
      </w:ins>
      <w:del w:id="115" w:author="Shambhavi Chidambaram" w:date="2022-02-25T20:01:00Z">
        <w:r w:rsidDel="007E7976">
          <w:delText xml:space="preserve"> </w:delText>
        </w:r>
        <w:commentRangeEnd w:id="111"/>
        <w:r w:rsidDel="007E7976">
          <w:rPr>
            <w:rStyle w:val="CommentReference"/>
          </w:rPr>
          <w:commentReference w:id="111"/>
        </w:r>
        <w:r w:rsidDel="007E7976">
          <w:delText>after every single rewarded visit between the two assigned flowers for the duration of one night.</w:delText>
        </w:r>
      </w:del>
    </w:p>
    <w:p w14:paraId="41BE2375" w14:textId="77777777" w:rsidR="00C17A43" w:rsidRDefault="00795B13">
      <w:pPr>
        <w:pStyle w:val="Heading3"/>
        <w:rPr>
          <w:lang w:val="en-GB"/>
        </w:rPr>
      </w:pPr>
      <w:r>
        <w:rPr>
          <w:lang w:val="en-GB"/>
        </w:rPr>
        <w:t>Serial Reversal Learning Task</w:t>
      </w:r>
    </w:p>
    <w:p w14:paraId="36632196" w14:textId="77777777" w:rsidR="00C17A43" w:rsidRDefault="00795B13">
      <w:pPr>
        <w:pStyle w:val="FirstParagraph"/>
      </w:pPr>
      <w:bookmarkStart w:id="116" w:name="data-analysis"/>
      <w:bookmarkEnd w:id="108"/>
      <w:bookmarkEnd w:id="110"/>
      <w:r>
        <w:t>In the serial reversal learning task, the bats had continuous access to two flowers: one that gave a 40-</w:t>
      </w:r>
      <m:oMath>
        <m:r>
          <w:rPr>
            <w:rFonts w:ascii="Cambria Math" w:hAnsi="Cambria Math"/>
          </w:rPr>
          <m:t>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p w14:paraId="140C486B" w14:textId="77777777" w:rsidR="00C17A43" w:rsidRDefault="00795B13">
      <w:pPr>
        <w:pStyle w:val="Heading2"/>
        <w:rPr>
          <w:lang w:val="en-GB"/>
        </w:rPr>
      </w:pPr>
      <w:r>
        <w:rPr>
          <w:lang w:val="en-GB"/>
        </w:rPr>
        <w:t>Data analysis</w:t>
      </w:r>
    </w:p>
    <w:p w14:paraId="3642EAF1" w14:textId="77777777" w:rsidR="00C17A43" w:rsidRDefault="00795B13">
      <w:pPr>
        <w:pStyle w:val="FirstParagraph"/>
        <w:rPr>
          <w:lang w:val="en-GB"/>
        </w:rPr>
      </w:pPr>
      <w:r>
        <w:rPr>
          <w:lang w:val="en-GB"/>
        </w:rPr>
        <w:t>The raw data collected during this study were the computer logged events of feeder visits recorded in comma-separated value (CSV) files. Each event included the time stamp, animal ID, photo gate interruption duration and the volume of nectar dispensed. The CSV files were read into R, which was used for all statistical analyses and creation of plots.</w:t>
      </w:r>
    </w:p>
    <w:p w14:paraId="403BF0A0" w14:textId="77777777" w:rsidR="00C17A43" w:rsidRDefault="00795B13">
      <w:pPr>
        <w:pStyle w:val="BodyText"/>
        <w:rPr>
          <w:lang w:val="en-GB"/>
        </w:rPr>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[@burkner_brms_2017], which is a front-end for </w:t>
      </w:r>
      <w:proofErr w:type="spellStart"/>
      <w:r>
        <w:rPr>
          <w:rStyle w:val="VerbatimChar"/>
          <w:lang w:val="en-GB"/>
        </w:rPr>
        <w:t>rstan</w:t>
      </w:r>
      <w:proofErr w:type="spellEnd"/>
      <w:r>
        <w:rPr>
          <w:lang w:val="en-GB"/>
        </w:rPr>
        <w:t xml:space="preserve"> (Stan Development Team, 2020). The details of these models are provided in the </w:t>
      </w:r>
      <w:r>
        <w:rPr>
          <w:b/>
          <w:bCs/>
          <w:lang w:val="en-GB"/>
        </w:rPr>
        <w:t>Supplementary Material</w:t>
      </w:r>
      <w:r>
        <w:rPr>
          <w:lang w:val="en-GB"/>
        </w:rPr>
        <w:t>.</w:t>
      </w:r>
    </w:p>
    <w:p w14:paraId="568AF221" w14:textId="3B3B2AC9" w:rsidR="00C17A43" w:rsidRDefault="00795B13">
      <w:pPr>
        <w:pStyle w:val="BodyText"/>
        <w:rPr>
          <w:lang w:val="en-GB"/>
        </w:rPr>
      </w:pPr>
      <w:r>
        <w:lastRenderedPageBreak/>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w:t>
      </w:r>
      <w:proofErr w:type="gramStart"/>
      <w:r>
        <w:t>in order to</w:t>
      </w:r>
      <w:proofErr w:type="gramEnd"/>
      <w:r>
        <w:t xml:space="preserve">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Pr>
          <w:lang w:val="en-GB"/>
        </w:rPr>
        <w:t>. (89% boundaries are the default for reporting credible intervals - [@mcelreath_statistical_2020]).</w:t>
      </w:r>
      <w:ins w:id="117" w:author="Shambhavi Chidambaram" w:date="2022-02-25T19:34:00Z">
        <w:r w:rsidR="00E42B77">
          <w:rPr>
            <w:lang w:val="en-GB"/>
          </w:rPr>
          <w:t xml:space="preserve"> However, as raw parameter values can be difficult to interpret in models with </w:t>
        </w:r>
      </w:ins>
      <w:ins w:id="118" w:author="Shambhavi Chidambaram" w:date="2022-02-25T19:35:00Z">
        <w:r w:rsidR="00E42B77">
          <w:rPr>
            <w:lang w:val="en-GB"/>
          </w:rPr>
          <w:t xml:space="preserve">interaction terms, we also present plots of the conditional effects of the </w:t>
        </w:r>
      </w:ins>
      <w:ins w:id="119" w:author="Shambhavi Chidambaram" w:date="2022-02-25T19:36:00Z">
        <w:r w:rsidR="00E42B77">
          <w:rPr>
            <w:lang w:val="en-GB"/>
          </w:rPr>
          <w:t>predictor</w:t>
        </w:r>
      </w:ins>
      <w:ins w:id="120" w:author="Shambhavi Chidambaram" w:date="2022-02-25T19:35:00Z">
        <w:r w:rsidR="00E42B77">
          <w:rPr>
            <w:lang w:val="en-GB"/>
          </w:rPr>
          <w:t xml:space="preserve"> variables.</w:t>
        </w:r>
      </w:ins>
      <w:ins w:id="121" w:author="Shambhavi Chidambaram" w:date="2022-02-25T19:36:00Z">
        <w:r w:rsidR="00E42B77">
          <w:rPr>
            <w:lang w:val="en-GB"/>
          </w:rPr>
          <w:t xml:space="preserve"> Such plots show the effect of predictor variables and their interactions</w:t>
        </w:r>
      </w:ins>
      <w:ins w:id="122" w:author="Shambhavi Chidambaram" w:date="2022-02-25T19:37:00Z">
        <w:r w:rsidR="00E42B77">
          <w:rPr>
            <w:lang w:val="en-GB"/>
          </w:rPr>
          <w:t>, sampled from the posterior distribution, but</w:t>
        </w:r>
      </w:ins>
      <w:ins w:id="123" w:author="Shambhavi Chidambaram" w:date="2022-02-25T19:36:00Z">
        <w:r w:rsidR="00E42B77">
          <w:rPr>
            <w:lang w:val="en-GB"/>
          </w:rPr>
          <w:t xml:space="preserve"> conditional </w:t>
        </w:r>
      </w:ins>
      <w:ins w:id="124" w:author="Shambhavi Chidambaram" w:date="2022-02-25T19:37:00Z">
        <w:r w:rsidR="00E42B77">
          <w:rPr>
            <w:lang w:val="en-GB"/>
          </w:rPr>
          <w:t xml:space="preserve">on the other predictors being equal to their means. This allows the visual interpretation of the effect of the predictor variables on the response variables much better than reading </w:t>
        </w:r>
      </w:ins>
      <w:ins w:id="125" w:author="Shambhavi Chidambaram" w:date="2022-02-25T19:38:00Z">
        <w:r w:rsidR="00E42B77">
          <w:rPr>
            <w:lang w:val="en-GB"/>
          </w:rPr>
          <w:t xml:space="preserve">numeric parameter values. </w:t>
        </w:r>
      </w:ins>
    </w:p>
    <w:p w14:paraId="2B77CB2F" w14:textId="77777777" w:rsidR="00C17A43" w:rsidRDefault="00795B13">
      <w:pPr>
        <w:pStyle w:val="BodyText"/>
        <w:rPr>
          <w:lang w:val="en-GB"/>
        </w:rPr>
      </w:pPr>
      <w:r>
        <w:rPr>
          <w:lang w:val="en-GB"/>
        </w:rPr>
        <w:t xml:space="preserve">We investigated the effect of experimental night and block on the number of perseverative visits, i.e., consecutive visits to the </w:t>
      </w:r>
      <w:proofErr w:type="gramStart"/>
      <w:r>
        <w:rPr>
          <w:lang w:val="en-GB"/>
        </w:rPr>
        <w:t>previously-rewarding</w:t>
      </w:r>
      <w:proofErr w:type="gramEnd"/>
      <w:r>
        <w:rPr>
          <w:lang w:val="en-GB"/>
        </w:rP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77777777" w:rsidR="00C17A43" w:rsidRDefault="00795B13">
      <w:pPr>
        <w:pStyle w:val="BodyText"/>
        <w:rPr>
          <w:lang w:val="en-GB"/>
        </w:rPr>
      </w:pPr>
      <m:oMathPara>
        <m:oMathParaPr>
          <m:jc m:val="center"/>
        </m:oMathParaPr>
        <m:oMath>
          <m:r>
            <m:rPr>
              <m:sty m:val="p"/>
            </m:rPr>
            <w:rPr>
              <w:rFonts w:ascii="Cambria Math" w:hAnsi="Cambria Math"/>
              <w:lang w:val="en-GB"/>
            </w:rPr>
            <m:t>Pro</m:t>
          </m:r>
          <m:sSub>
            <m:sSubPr>
              <m:ctrlPr>
                <w:ins w:id="126" w:author="Shambhavi Chidambaram" w:date="2022-01-19T11:14:00Z">
                  <w:rPr>
                    <w:rFonts w:ascii="Cambria Math" w:hAnsi="Cambria Math"/>
                    <w:lang w:val="en-GB"/>
                  </w:rPr>
                </w:ins>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ins w:id="127" w:author="Shambhavi Chidambaram" w:date="2022-01-19T11:14:00Z">
                  <w:rPr>
                    <w:rFonts w:ascii="Cambria Math" w:hAnsi="Cambria Math"/>
                    <w:lang w:val="en-GB"/>
                  </w:rPr>
                </w:ins>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699FB72A" w14:textId="56CC9584" w:rsidR="00C17A43" w:rsidRDefault="00795B13">
      <w:pPr>
        <w:pStyle w:val="FirstParagraph"/>
      </w:pPr>
      <w:r>
        <w:t xml:space="preserve">After examining these results, we conducted further post-hoc exploratory analyses. We investigated the effect of the first night and first block of a night as predictor variables separate from the </w:t>
      </w:r>
      <w:proofErr w:type="spellStart"/>
      <w:r>
        <w:t>later</w:t>
      </w:r>
      <w:proofErr w:type="spellEnd"/>
      <w:r>
        <w:t xml:space="preserve"> two nights and the later five blocks on </w:t>
      </w:r>
      <w:proofErr w:type="spellStart"/>
      <w:r>
        <w:t>Prop</w:t>
      </w:r>
      <w:r>
        <w:rPr>
          <w:vertAlign w:val="subscript"/>
        </w:rPr>
        <w:t>rew</w:t>
      </w:r>
      <w:proofErr w:type="spellEnd"/>
      <w:r>
        <w:t>. This was because the animals had had no prior experience of any reversals on the first night, and during the first block of every night, they had not yet experienced any reversals. Thus</w:t>
      </w:r>
      <w:ins w:id="128" w:author="Shambhavi Chidambaram" w:date="2022-02-25T20:21:00Z">
        <w:r w:rsidR="00A24CDC">
          <w:t>,</w:t>
        </w:r>
      </w:ins>
      <w:r>
        <w:t xml:space="preserve"> night and block were taken as categorical variables with levels ‘first night’ and ‘later nights’; and ‘first block’ and ‘later blocks’ respectively.</w:t>
      </w:r>
    </w:p>
    <w:p w14:paraId="2F42B288" w14:textId="77777777" w:rsidR="00C17A43" w:rsidRDefault="00795B13">
      <w:pPr>
        <w:pStyle w:val="BodyText"/>
        <w:rPr>
          <w:lang w:val="en-GB"/>
        </w:rPr>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 which is part of the </w:t>
      </w:r>
      <w:proofErr w:type="spellStart"/>
      <w:r>
        <w:rPr>
          <w:rStyle w:val="VerbatimChar"/>
          <w:lang w:val="en-GB"/>
        </w:rPr>
        <w:t>tidyverse</w:t>
      </w:r>
      <w:proofErr w:type="spellEnd"/>
      <w:r>
        <w:rPr>
          <w:lang w:val="en-GB"/>
        </w:rPr>
        <w:t xml:space="preserve"> system of R packages [@wickham_welcome_2019].</w:t>
      </w:r>
    </w:p>
    <w:p w14:paraId="2CC7D0F1" w14:textId="77777777" w:rsidR="00C17A43" w:rsidRDefault="00795B13">
      <w:pPr>
        <w:pStyle w:val="BodyText"/>
        <w:rPr>
          <w:lang w:val="en-GB"/>
        </w:rPr>
      </w:pPr>
      <w:r>
        <w:rPr>
          <w:lang w:val="en-GB"/>
        </w:rPr>
        <w:t>All statistical analyses and creation of plots were done in R.</w:t>
      </w:r>
    </w:p>
    <w:p w14:paraId="08A7769C" w14:textId="77777777" w:rsidR="00C17A43" w:rsidRDefault="00795B13">
      <w:pPr>
        <w:pStyle w:val="Heading2"/>
        <w:rPr>
          <w:lang w:val="en-GB"/>
        </w:rPr>
      </w:pPr>
      <w:bookmarkStart w:id="129" w:name="data-availability"/>
      <w:bookmarkEnd w:id="116"/>
      <w:r>
        <w:rPr>
          <w:lang w:val="en-GB"/>
        </w:rPr>
        <w:t>Data availability</w:t>
      </w:r>
    </w:p>
    <w:p w14:paraId="1B7DF5F9" w14:textId="77777777" w:rsidR="00C17A43" w:rsidRDefault="00795B13">
      <w:pPr>
        <w:pStyle w:val="FirstParagraph"/>
        <w:rPr>
          <w:lang w:val="en-GB"/>
        </w:rPr>
      </w:pPr>
      <w:r>
        <w:rPr>
          <w:lang w:val="en-GB"/>
        </w:rPr>
        <w:t xml:space="preserve">All data and analysis code are available online at </w:t>
      </w:r>
      <w:proofErr w:type="gramStart"/>
      <w:r>
        <w:rPr>
          <w:lang w:val="en-GB"/>
        </w:rPr>
        <w:t>…..</w:t>
      </w:r>
      <w:proofErr w:type="gramEnd"/>
    </w:p>
    <w:p w14:paraId="4A5206E1" w14:textId="77777777" w:rsidR="00C17A43" w:rsidRDefault="00795B13">
      <w:pPr>
        <w:pStyle w:val="Heading1"/>
        <w:rPr>
          <w:lang w:val="en-GB"/>
        </w:rPr>
      </w:pPr>
      <w:bookmarkStart w:id="130" w:name="results"/>
      <w:bookmarkEnd w:id="88"/>
      <w:bookmarkEnd w:id="129"/>
      <w:r>
        <w:rPr>
          <w:lang w:val="en-GB"/>
        </w:rPr>
        <w:lastRenderedPageBreak/>
        <w:t>Results</w:t>
      </w:r>
    </w:p>
    <w:p w14:paraId="47DED322" w14:textId="77777777" w:rsidR="00C17A43" w:rsidRDefault="00795B13">
      <w:pPr>
        <w:pStyle w:val="Heading2"/>
        <w:rPr>
          <w:lang w:val="en-GB"/>
        </w:rPr>
      </w:pPr>
      <w:bookmarkStart w:id="131" w:name="confirmatory-analyses"/>
      <w:r>
        <w:rPr>
          <w:lang w:val="en-GB"/>
        </w:rPr>
        <w:t>Confirmatory analyses</w:t>
      </w:r>
    </w:p>
    <w:p w14:paraId="4A56A0AF" w14:textId="0B4D26F0" w:rsidR="00C17A43" w:rsidRDefault="00795B13">
      <w:pPr>
        <w:pStyle w:val="Heading3"/>
        <w:rPr>
          <w:lang w:val="en-GB"/>
        </w:rPr>
      </w:pPr>
      <w:bookmarkStart w:id="132" w:name="Xf07cd700273315070f19cf5cd81e554da13bf62"/>
      <w:commentRangeStart w:id="133"/>
      <w:r>
        <w:rPr>
          <w:lang w:val="en-GB"/>
        </w:rPr>
        <w:t xml:space="preserve">Bats made </w:t>
      </w:r>
      <w:del w:id="134" w:author="Shambhavi Chidambaram" w:date="2022-02-25T19:31:00Z">
        <w:r w:rsidDel="00CC2DFF">
          <w:rPr>
            <w:lang w:val="en-GB"/>
          </w:rPr>
          <w:delText>a very high proportion of their visits to the rewarding option</w:delText>
        </w:r>
        <w:commentRangeEnd w:id="133"/>
        <w:r w:rsidDel="00CC2DFF">
          <w:rPr>
            <w:rStyle w:val="CommentReference"/>
            <w:rFonts w:asciiTheme="minorHAnsi" w:eastAsiaTheme="minorHAnsi" w:hAnsiTheme="minorHAnsi" w:cstheme="minorBidi"/>
            <w:b w:val="0"/>
            <w:bCs w:val="0"/>
            <w:color w:val="auto"/>
          </w:rPr>
          <w:commentReference w:id="133"/>
        </w:r>
      </w:del>
      <w:proofErr w:type="gramStart"/>
      <w:ins w:id="135" w:author="Shambhavi Chidambaram" w:date="2022-02-25T19:31:00Z">
        <w:r w:rsidR="00CC2DFF">
          <w:rPr>
            <w:lang w:val="en-GB"/>
          </w:rPr>
          <w:t>the majority of</w:t>
        </w:r>
        <w:proofErr w:type="gramEnd"/>
        <w:r w:rsidR="00CC2DFF">
          <w:rPr>
            <w:lang w:val="en-GB"/>
          </w:rPr>
          <w:t xml:space="preserve"> their visits to the rewarding option</w:t>
        </w:r>
      </w:ins>
    </w:p>
    <w:p w14:paraId="785F3189" w14:textId="77777777" w:rsidR="00C17A43" w:rsidRDefault="00795B13">
      <w:pPr>
        <w:pStyle w:val="FirstParagraph"/>
        <w:rPr>
          <w:lang w:val="en-GB"/>
        </w:rPr>
      </w:pPr>
      <w:r>
        <w:rPr>
          <w:lang w:val="en-GB"/>
        </w:rP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w:t>
      </w:r>
      <w:commentRangeStart w:id="136"/>
      <w:r>
        <w:rPr>
          <w:lang w:val="en-GB"/>
        </w:rPr>
        <w:t xml:space="preserve">concomitant </w:t>
      </w:r>
      <w:commentRangeEnd w:id="136"/>
      <w:r>
        <w:rPr>
          <w:rStyle w:val="CommentReference"/>
        </w:rPr>
        <w:commentReference w:id="136"/>
      </w:r>
      <w:r>
        <w:rPr>
          <w:lang w:val="en-GB"/>
        </w:rPr>
        <w:t>with a rapid increase in visits to the newly rewarding option. There are two particularly interesting points about this overall pattern: the behaviour during the first bins of each block; and the changes between the first night and the following two nights.</w:t>
      </w:r>
    </w:p>
    <w:p w14:paraId="76FC5E69" w14:textId="77777777" w:rsidR="00C17A43" w:rsidRDefault="00795B13">
      <w:pPr>
        <w:pStyle w:val="BodyText"/>
        <w:rPr>
          <w:lang w:val="en-GB"/>
        </w:rPr>
      </w:pPr>
      <w:r>
        <w:rPr>
          <w:lang w:val="en-GB"/>
        </w:rPr>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close to chance: 54.5% [95% CI 46.8, 62.3].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7D914237" w:rsidR="00C17A43" w:rsidRDefault="00795B13">
      <w:pPr>
        <w:pStyle w:val="BodyText"/>
        <w:rPr>
          <w:lang w:val="en-GB"/>
        </w:rPr>
      </w:pPr>
      <w:commentRangeStart w:id="137"/>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w:t>
      </w:r>
      <w:ins w:id="138" w:author="Shambhavi Chidambaram" w:date="2022-02-25T19:38:00Z">
        <w:r w:rsidR="00256252">
          <w:rPr>
            <w:lang w:val="en-GB"/>
          </w:rPr>
          <w:t>, about 7 out of the 10 visits</w:t>
        </w:r>
      </w:ins>
      <w:r>
        <w:rPr>
          <w:lang w:val="en-GB"/>
        </w:rPr>
        <w:t xml:space="preserve">.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ins w:id="139" w:author="Shambhavi Chidambaram" w:date="2022-02-25T19:40:00Z">
        <w:r w:rsidR="007E224B">
          <w:rPr>
            <w:lang w:val="en-GB"/>
          </w:rPr>
          <w:t>.</w:t>
        </w:r>
      </w:ins>
      <w:del w:id="140" w:author="Shambhavi Chidambaram" w:date="2022-02-25T19:40:00Z">
        <w:r w:rsidDel="007E224B">
          <w:rPr>
            <w:lang w:val="en-GB"/>
          </w:rPr>
          <w:delText>.</w:delText>
        </w:r>
        <w:commentRangeEnd w:id="137"/>
        <w:r w:rsidDel="007E224B">
          <w:rPr>
            <w:rStyle w:val="CommentReference"/>
          </w:rPr>
          <w:commentReference w:id="137"/>
        </w:r>
      </w:del>
    </w:p>
    <w:p w14:paraId="1621178D" w14:textId="77777777" w:rsidR="00C17A43" w:rsidRDefault="00795B13">
      <w:pPr>
        <w:pStyle w:val="CaptionedFigure"/>
        <w:rPr>
          <w:lang w:val="en-GB"/>
        </w:rPr>
      </w:pPr>
      <w:r>
        <w:rPr>
          <w:noProof/>
          <w:lang w:val="en-GB"/>
        </w:rPr>
        <w:drawing>
          <wp:inline distT="0" distB="0" distL="0" distR="0" wp14:anchorId="6B236D70" wp14:editId="21FD2E2E">
            <wp:extent cx="5931673" cy="1956021"/>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4"/>
                    <a:stretch>
                      <a:fillRect/>
                    </a:stretch>
                  </pic:blipFill>
                  <pic:spPr bwMode="auto">
                    <a:xfrm>
                      <a:off x="0" y="0"/>
                      <a:ext cx="5971152" cy="1969039"/>
                    </a:xfrm>
                    <a:prstGeom prst="rect">
                      <a:avLst/>
                    </a:prstGeom>
                    <a:noFill/>
                    <a:ln w="9525">
                      <a:noFill/>
                      <a:headEnd/>
                      <a:tailEnd/>
                    </a:ln>
                  </pic:spPr>
                </pic:pic>
              </a:graphicData>
            </a:graphic>
          </wp:inline>
        </w:drawing>
      </w:r>
    </w:p>
    <w:p w14:paraId="0E912FC7" w14:textId="6BC7B9BD" w:rsidR="00C17A43" w:rsidRDefault="00795B13">
      <w:pPr>
        <w:pStyle w:val="ImageCaption"/>
        <w:rPr>
          <w:lang w:val="en-GB"/>
        </w:rPr>
      </w:pPr>
      <w:r>
        <w:rPr>
          <w:lang w:val="en-GB"/>
        </w:rPr>
        <w:t xml:space="preserve">Figure 2: </w:t>
      </w:r>
      <w:commentRangeStart w:id="141"/>
      <w:r>
        <w:rPr>
          <w:lang w:val="en-GB"/>
        </w:rPr>
        <w:t>Visits to the rewarding</w:t>
      </w:r>
      <w:ins w:id="142" w:author="Shambhavi Chidambaram" w:date="2022-02-25T19:40:00Z">
        <w:r w:rsidR="007E224B">
          <w:rPr>
            <w:lang w:val="en-GB"/>
          </w:rPr>
          <w:t xml:space="preserve"> option out</w:t>
        </w:r>
      </w:ins>
      <w:r>
        <w:rPr>
          <w:lang w:val="en-GB"/>
        </w:rPr>
        <w:t xml:space="preserve"> of </w:t>
      </w:r>
      <w:ins w:id="143" w:author="Shambhavi Chidambaram" w:date="2022-02-25T19:40:00Z">
        <w:r w:rsidR="007E224B">
          <w:rPr>
            <w:lang w:val="en-GB"/>
          </w:rPr>
          <w:t xml:space="preserve">the </w:t>
        </w:r>
      </w:ins>
      <w:r>
        <w:rPr>
          <w:lang w:val="en-GB"/>
        </w:rPr>
        <w:t>two</w:t>
      </w:r>
      <w:ins w:id="144" w:author="Shambhavi Chidambaram" w:date="2022-02-25T19:40:00Z">
        <w:r w:rsidR="007E224B">
          <w:rPr>
            <w:lang w:val="en-GB"/>
          </w:rPr>
          <w:t xml:space="preserve"> potentially rewarding</w:t>
        </w:r>
      </w:ins>
      <w:r>
        <w:rPr>
          <w:lang w:val="en-GB"/>
        </w:rPr>
        <w:t xml:space="preserve"> options across the three experimental nights. </w:t>
      </w:r>
      <w:commentRangeEnd w:id="141"/>
      <w:r>
        <w:rPr>
          <w:rStyle w:val="CommentReference"/>
          <w:i w:val="0"/>
        </w:rPr>
        <w:commentReference w:id="141"/>
      </w:r>
      <w:r>
        <w:rPr>
          <w:lang w:val="en-GB"/>
        </w:rPr>
        <w:t xml:space="preserve">Data are average proportions for bins of ten visits averaged over all 14 individuals. Data are indicated by white points in the first block on the first night before the bats had experienced any reversals; the bin averages of the other blocks are </w:t>
      </w:r>
      <w:r>
        <w:rPr>
          <w:lang w:val="en-GB"/>
        </w:rPr>
        <w:lastRenderedPageBreak/>
        <w:t>indicated by black points. Numbers indicate the bats that participated in a block. Shading shows 95% confidence intervals. Dashed lines show reversals</w:t>
      </w:r>
      <w:bookmarkStart w:id="145" w:name="X22adde779298b38081bb2b35e1b77be91d8eb66"/>
      <w:bookmarkEnd w:id="132"/>
    </w:p>
    <w:p w14:paraId="72E29791" w14:textId="77777777" w:rsidR="00C17A43" w:rsidRDefault="00795B13">
      <w:pPr>
        <w:pStyle w:val="Heading3"/>
        <w:rPr>
          <w:lang w:val="en-GB"/>
        </w:rPr>
      </w:pPr>
      <w:r>
        <w:rPr>
          <w:lang w:val="en-GB"/>
        </w:rPr>
        <w:t>Bats switch</w:t>
      </w:r>
      <w:ins w:id="146" w:author="Vladi" w:date="2022-01-11T15:29:00Z">
        <w:r>
          <w:rPr>
            <w:lang w:val="en-GB"/>
          </w:rPr>
          <w:t>ed</w:t>
        </w:r>
      </w:ins>
      <w:r>
        <w:rPr>
          <w:lang w:val="en-GB"/>
        </w:rPr>
        <w:t xml:space="preserve"> to the rewarding option faster as they experience more reversals</w:t>
      </w:r>
    </w:p>
    <w:p w14:paraId="79DD914E" w14:textId="19CFB5F6" w:rsidR="00C17A43" w:rsidRDefault="00795B13">
      <w:pPr>
        <w:pStyle w:val="FirstParagraph"/>
        <w:rPr>
          <w:lang w:val="en-GB"/>
        </w:rPr>
      </w:pPr>
      <w:r>
        <w:rPr>
          <w:lang w:val="en-GB"/>
        </w:rPr>
        <w:t xml:space="preserve">As the bats experienced more reversals, they made their first visit to the rewarding flower faster and faster. Immediately after a reversal, the number of visits to the </w:t>
      </w:r>
      <w:proofErr w:type="gramStart"/>
      <w:r>
        <w:rPr>
          <w:lang w:val="en-GB"/>
        </w:rPr>
        <w:t>previously-rewarding</w:t>
      </w:r>
      <w:proofErr w:type="gramEnd"/>
      <w:r>
        <w:rPr>
          <w:lang w:val="en-GB"/>
        </w:rPr>
        <w:t xml:space="preserve"> flower (perseverative visits) decreased as the animals experienced more reversals (Figure 3). </w:t>
      </w:r>
      <w:commentRangeStart w:id="147"/>
      <w:del w:id="148" w:author="Shambhavi Chidambaram" w:date="2022-02-25T19:42:00Z">
        <w:r w:rsidDel="00742BD8">
          <w:rPr>
            <w:lang w:val="en-GB"/>
          </w:rPr>
          <w:delText>Visually examining the data howeve</w:delText>
        </w:r>
      </w:del>
      <w:ins w:id="149" w:author="Shambhavi Chidambaram" w:date="2022-02-25T19:43:00Z">
        <w:r w:rsidR="00742BD8">
          <w:rPr>
            <w:lang w:val="en-GB"/>
          </w:rPr>
          <w:t xml:space="preserve">The analysis showed however </w:t>
        </w:r>
      </w:ins>
      <w:del w:id="150" w:author="Shambhavi Chidambaram" w:date="2022-02-25T19:42:00Z">
        <w:r w:rsidDel="00742BD8">
          <w:rPr>
            <w:lang w:val="en-GB"/>
          </w:rPr>
          <w:delText>r</w:delText>
        </w:r>
      </w:del>
      <w:del w:id="151" w:author="Shambhavi Chidambaram" w:date="2022-02-25T19:43:00Z">
        <w:r w:rsidDel="00742BD8">
          <w:rPr>
            <w:lang w:val="en-GB"/>
          </w:rPr>
          <w:delText xml:space="preserve"> </w:delText>
        </w:r>
      </w:del>
      <w:commentRangeEnd w:id="147"/>
      <w:r>
        <w:rPr>
          <w:rStyle w:val="CommentReference"/>
        </w:rPr>
        <w:commentReference w:id="147"/>
      </w:r>
      <w:del w:id="152" w:author="Shambhavi Chidambaram" w:date="2022-02-25T19:43:00Z">
        <w:r w:rsidDel="00742BD8">
          <w:rPr>
            <w:lang w:val="en-GB"/>
          </w:rPr>
          <w:delText xml:space="preserve">indicates </w:delText>
        </w:r>
      </w:del>
      <w:r>
        <w:rPr>
          <w:lang w:val="en-GB"/>
        </w:rPr>
        <w:t xml:space="preserve">that this change </w:t>
      </w:r>
      <w:del w:id="153" w:author="Shambhavi Chidambaram" w:date="2022-02-25T19:43:00Z">
        <w:r w:rsidDel="00742BD8">
          <w:rPr>
            <w:lang w:val="en-GB"/>
          </w:rPr>
          <w:delText>does not</w:delText>
        </w:r>
      </w:del>
      <w:ins w:id="154" w:author="Shambhavi Chidambaram" w:date="2022-02-25T19:43:00Z">
        <w:r w:rsidR="00742BD8">
          <w:rPr>
            <w:lang w:val="en-GB"/>
          </w:rPr>
          <w:t>occurs mostly on the first night</w:t>
        </w:r>
      </w:ins>
      <w:r>
        <w:rPr>
          <w:lang w:val="en-GB"/>
        </w:rPr>
        <w:t xml:space="preserve"> </w:t>
      </w:r>
      <w:ins w:id="155" w:author="Shambhavi Chidambaram" w:date="2022-02-25T19:43:00Z">
        <w:r w:rsidR="00742BD8">
          <w:rPr>
            <w:lang w:val="en-GB"/>
          </w:rPr>
          <w:t xml:space="preserve">(Figure 4 and Figure 5). </w:t>
        </w:r>
      </w:ins>
      <w:del w:id="156" w:author="Shambhavi Chidambaram" w:date="2022-02-25T19:43:00Z">
        <w:r w:rsidDel="00742BD8">
          <w:rPr>
            <w:lang w:val="en-GB"/>
          </w:rPr>
          <w:delText xml:space="preserve">seem to occur on the second and third nights. </w:delText>
        </w:r>
      </w:del>
      <w:r>
        <w:rPr>
          <w:lang w:val="en-GB"/>
        </w:rPr>
        <w:t>It would appear therefore, that the bats get faster at responding to reversals</w:t>
      </w:r>
      <w:ins w:id="157" w:author="Shambhavi Chidambaram" w:date="2022-02-25T19:44:00Z">
        <w:r w:rsidR="00742BD8">
          <w:rPr>
            <w:lang w:val="en-GB"/>
          </w:rPr>
          <w:t>, i.e., make fewer perseverative visits</w:t>
        </w:r>
      </w:ins>
      <w:r>
        <w:rPr>
          <w:lang w:val="en-GB"/>
        </w:rPr>
        <w:t xml:space="preserve"> only on the first night until they reach a plateau, </w:t>
      </w:r>
      <w:del w:id="158" w:author="Shambhavi Chidambaram" w:date="2022-02-25T19:44:00Z">
        <w:r w:rsidDel="00742BD8">
          <w:rPr>
            <w:lang w:val="en-GB"/>
          </w:rPr>
          <w:delText xml:space="preserve">which </w:delText>
        </w:r>
      </w:del>
      <w:ins w:id="159" w:author="Shambhavi Chidambaram" w:date="2022-02-25T19:44:00Z">
        <w:r w:rsidR="00742BD8">
          <w:rPr>
            <w:lang w:val="en-GB"/>
          </w:rPr>
          <w:t>and this plateau</w:t>
        </w:r>
        <w:r w:rsidR="00742BD8">
          <w:rPr>
            <w:lang w:val="en-GB"/>
          </w:rPr>
          <w:t xml:space="preserve"> </w:t>
        </w:r>
      </w:ins>
      <w:r>
        <w:rPr>
          <w:lang w:val="en-GB"/>
        </w:rPr>
        <w:t>persists over the second and third nights.</w:t>
      </w:r>
      <w:ins w:id="160" w:author="Shambhavi Chidambaram" w:date="2022-02-25T19:44:00Z">
        <w:r w:rsidR="00742BD8" w:rsidRPr="00742BD8">
          <w:rPr>
            <w:lang w:val="en-GB"/>
          </w:rPr>
          <w:t xml:space="preserve"> </w:t>
        </w:r>
      </w:ins>
      <w:ins w:id="161" w:author="Shambhavi Chidambaram" w:date="2022-02-25T19:45:00Z">
        <w:r w:rsidR="0068199E">
          <w:rPr>
            <w:lang w:val="en-GB"/>
          </w:rPr>
          <w:t>Thus</w:t>
        </w:r>
        <w:r w:rsidR="00EC6F83">
          <w:rPr>
            <w:lang w:val="en-GB"/>
          </w:rPr>
          <w:t>,</w:t>
        </w:r>
        <w:r w:rsidR="0068199E">
          <w:rPr>
            <w:lang w:val="en-GB"/>
          </w:rPr>
          <w:t xml:space="preserve"> the bats never reached the optimal </w:t>
        </w:r>
        <w:r w:rsidR="00EC6F83">
          <w:rPr>
            <w:lang w:val="en-GB"/>
          </w:rPr>
          <w:t xml:space="preserve">performance of one error per reversal. </w:t>
        </w:r>
      </w:ins>
    </w:p>
    <w:p w14:paraId="441C5273" w14:textId="77777777" w:rsidR="00C17A43" w:rsidRDefault="00795B13">
      <w:pPr>
        <w:pStyle w:val="CaptionedFigure"/>
        <w:rPr>
          <w:lang w:val="en-GB"/>
        </w:rPr>
      </w:pPr>
      <w:r>
        <w:rPr>
          <w:noProof/>
          <w:lang w:val="en-GB"/>
        </w:rPr>
        <w:drawing>
          <wp:inline distT="0" distB="0" distL="0" distR="0" wp14:anchorId="78005055" wp14:editId="4540D86A">
            <wp:extent cx="5334000" cy="2409245"/>
            <wp:effectExtent l="0" t="0" r="0" b="0"/>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5"/>
                    <a:stretch>
                      <a:fillRect/>
                    </a:stretch>
                  </pic:blipFill>
                  <pic:spPr bwMode="auto">
                    <a:xfrm>
                      <a:off x="0" y="0"/>
                      <a:ext cx="5339858" cy="2411891"/>
                    </a:xfrm>
                    <a:prstGeom prst="rect">
                      <a:avLst/>
                    </a:prstGeom>
                    <a:noFill/>
                    <a:ln w="9525">
                      <a:noFill/>
                      <a:headEnd/>
                      <a:tailEnd/>
                    </a:ln>
                  </pic:spPr>
                </pic:pic>
              </a:graphicData>
            </a:graphic>
          </wp:inline>
        </w:drawing>
      </w:r>
    </w:p>
    <w:p w14:paraId="0D93DC06" w14:textId="77777777" w:rsidR="00C17A43" w:rsidRDefault="00795B13">
      <w:pPr>
        <w:pStyle w:val="ImageCaption"/>
        <w:rPr>
          <w:lang w:val="en-GB"/>
        </w:rPr>
      </w:pPr>
      <w:r>
        <w:rPr>
          <w:lang w:val="en-GB"/>
        </w:rPr>
        <w:t xml:space="preserve">Figure 3: Number of perseverative visits made by the bats after each reversal across all three nights. A perseverative visit is a visit to the previously-rewarding option after a reversal and before any visit to the newly-rewarding option. </w:t>
      </w:r>
      <w:proofErr w:type="gramStart"/>
      <w:r>
        <w:rPr>
          <w:lang w:val="en-GB"/>
        </w:rPr>
        <w:t>By definition, there</w:t>
      </w:r>
      <w:proofErr w:type="gramEnd"/>
      <w:r>
        <w:rPr>
          <w:lang w:val="en-GB"/>
        </w:rPr>
        <w:t xml:space="preserve"> were no perseverative visits in the first block of a night. The red lines show individual data and the black lines the group average (N = 14). Reversals were between the two flowers assigned to an individual bat</w:t>
      </w:r>
    </w:p>
    <w:p w14:paraId="7C6C8846" w14:textId="79A5AE31" w:rsidR="00C17A43" w:rsidDel="0068199E" w:rsidRDefault="008C6B15">
      <w:pPr>
        <w:pStyle w:val="BodyText"/>
        <w:rPr>
          <w:del w:id="162" w:author="Shambhavi Chidambaram" w:date="2022-02-25T19:45:00Z"/>
          <w:lang w:val="en-GB"/>
        </w:rPr>
      </w:pPr>
      <w:ins w:id="163" w:author="Shambhavi Chidambaram" w:date="2022-02-25T19:51:00Z">
        <w:r>
          <w:rPr>
            <w:noProof/>
            <w:lang w:val="en-GB"/>
          </w:rPr>
          <w:drawing>
            <wp:anchor distT="0" distB="0" distL="114300" distR="114300" simplePos="0" relativeHeight="251662848" behindDoc="1" locked="0" layoutInCell="1" allowOverlap="1" wp14:anchorId="64187F8A" wp14:editId="11162657">
              <wp:simplePos x="0" y="0"/>
              <wp:positionH relativeFrom="column">
                <wp:posOffset>0</wp:posOffset>
              </wp:positionH>
              <wp:positionV relativeFrom="paragraph">
                <wp:posOffset>0</wp:posOffset>
              </wp:positionV>
              <wp:extent cx="5943600" cy="1545590"/>
              <wp:effectExtent l="0" t="0" r="0" b="0"/>
              <wp:wrapTight wrapText="bothSides">
                <wp:wrapPolygon edited="0">
                  <wp:start x="0" y="0"/>
                  <wp:lineTo x="0" y="21476"/>
                  <wp:lineTo x="21554" y="21476"/>
                  <wp:lineTo x="21554" y="0"/>
                  <wp:lineTo x="0" y="0"/>
                </wp:wrapPolygon>
              </wp:wrapTight>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14:sizeRelH relativeFrom="page">
                <wp14:pctWidth>0</wp14:pctWidth>
              </wp14:sizeRelH>
              <wp14:sizeRelV relativeFrom="page">
                <wp14:pctHeight>0</wp14:pctHeight>
              </wp14:sizeRelV>
            </wp:anchor>
          </w:drawing>
        </w:r>
      </w:ins>
      <w:del w:id="164" w:author="Shambhavi Chidambaram" w:date="2022-02-25T19:45:00Z">
        <w:r w:rsidR="00795B13" w:rsidDel="0068199E">
          <w:rPr>
            <w:lang w:val="en-GB"/>
          </w:rPr>
          <w:delText xml:space="preserve">The results of the statistical analysis are summarized in Figure 4 and Figure 5. </w:delText>
        </w:r>
      </w:del>
      <w:del w:id="165" w:author="Shambhavi Chidambaram" w:date="2022-02-25T19:44:00Z">
        <w:r w:rsidR="00795B13" w:rsidDel="00742BD8">
          <w:rPr>
            <w:lang w:val="en-GB"/>
          </w:rPr>
          <w:delText xml:space="preserve">The bats make fewer perseverative visits as they experience more reversals and more experimental nights, but this </w:delText>
        </w:r>
        <w:commentRangeStart w:id="166"/>
        <w:r w:rsidR="00795B13" w:rsidDel="00742BD8">
          <w:rPr>
            <w:lang w:val="en-GB"/>
          </w:rPr>
          <w:delText>effect on</w:delText>
        </w:r>
        <w:commentRangeEnd w:id="166"/>
        <w:r w:rsidR="00795B13" w:rsidDel="00742BD8">
          <w:rPr>
            <w:rStyle w:val="CommentReference"/>
          </w:rPr>
          <w:commentReference w:id="166"/>
        </w:r>
        <w:r w:rsidR="00795B13" w:rsidDel="00742BD8">
          <w:rPr>
            <w:lang w:val="en-GB"/>
          </w:rPr>
          <w:delText xml:space="preserve"> perseverative visits decreases until a plateau is reached by the second experimental night. </w:delText>
        </w:r>
      </w:del>
      <w:del w:id="167" w:author="Shambhavi Chidambaram" w:date="2022-02-25T19:45:00Z">
        <w:r w:rsidR="00795B13" w:rsidDel="0068199E">
          <w:rPr>
            <w:lang w:val="en-GB"/>
          </w:rPr>
          <w:delText>Overall, though the bats ‘improved’, there was no evidence that the number of perseverative visits decreased to one per reversal, the optimum performance.</w:delText>
        </w:r>
      </w:del>
    </w:p>
    <w:p w14:paraId="6AB4EB2D" w14:textId="043E3772" w:rsidR="00C17A43" w:rsidRDefault="00795B13">
      <w:pPr>
        <w:pStyle w:val="CaptionedFigure"/>
        <w:rPr>
          <w:lang w:val="en-GB"/>
        </w:rPr>
      </w:pPr>
      <w:del w:id="168" w:author="Shambhavi Chidambaram" w:date="2022-02-25T19:49:00Z">
        <w:r w:rsidDel="008C6B15">
          <w:rPr>
            <w:noProof/>
            <w:lang w:val="en-GB"/>
          </w:rPr>
          <w:drawing>
            <wp:inline distT="0" distB="0" distL="0" distR="0" wp14:anchorId="69368B68" wp14:editId="61E1B68E">
              <wp:extent cx="5332733" cy="954156"/>
              <wp:effectExtent l="0" t="0" r="0" b="0"/>
              <wp:docPr id="4" name="Picture" descr="Figure 4: (ref:pers-forest-plo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forest-plot-1.png"/>
                      <pic:cNvPicPr>
                        <a:picLocks noChangeAspect="1" noChangeArrowheads="1"/>
                      </pic:cNvPicPr>
                    </pic:nvPicPr>
                    <pic:blipFill>
                      <a:blip r:embed="rId17"/>
                      <a:stretch>
                        <a:fillRect/>
                      </a:stretch>
                    </pic:blipFill>
                    <pic:spPr bwMode="auto">
                      <a:xfrm>
                        <a:off x="0" y="0"/>
                        <a:ext cx="5412223" cy="968379"/>
                      </a:xfrm>
                      <a:prstGeom prst="rect">
                        <a:avLst/>
                      </a:prstGeom>
                      <a:noFill/>
                      <a:ln w="9525">
                        <a:noFill/>
                        <a:headEnd/>
                        <a:tailEnd/>
                      </a:ln>
                    </pic:spPr>
                  </pic:pic>
                </a:graphicData>
              </a:graphic>
            </wp:inline>
          </w:drawing>
        </w:r>
      </w:del>
    </w:p>
    <w:p w14:paraId="39AF0007" w14:textId="31220728" w:rsidR="00C17A43" w:rsidRDefault="00DF3E00">
      <w:pPr>
        <w:pStyle w:val="BodyText"/>
        <w:rPr>
          <w:i/>
          <w:iCs/>
          <w:lang w:val="en-GB"/>
        </w:rPr>
      </w:pPr>
      <w:ins w:id="169" w:author="Shambhavi Chidambaram" w:date="2022-02-25T19:24:00Z">
        <w:r>
          <w:rPr>
            <w:noProof/>
            <w:lang w:val="en-GB"/>
          </w:rPr>
          <w:lastRenderedPageBreak/>
          <w:drawing>
            <wp:anchor distT="0" distB="0" distL="114300" distR="114300" simplePos="0" relativeHeight="251659776" behindDoc="1" locked="0" layoutInCell="1" allowOverlap="1" wp14:anchorId="68CE8C28" wp14:editId="7BDC4878">
              <wp:simplePos x="0" y="0"/>
              <wp:positionH relativeFrom="column">
                <wp:posOffset>1303655</wp:posOffset>
              </wp:positionH>
              <wp:positionV relativeFrom="paragraph">
                <wp:posOffset>962660</wp:posOffset>
              </wp:positionV>
              <wp:extent cx="3273425" cy="4516120"/>
              <wp:effectExtent l="0" t="0" r="0" b="0"/>
              <wp:wrapTight wrapText="bothSides">
                <wp:wrapPolygon edited="0">
                  <wp:start x="0" y="0"/>
                  <wp:lineTo x="0" y="21564"/>
                  <wp:lineTo x="21537" y="21564"/>
                  <wp:lineTo x="21537" y="0"/>
                  <wp:lineTo x="0" y="0"/>
                </wp:wrapPolygon>
              </wp:wrapTight>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3425" cy="4516120"/>
                      </a:xfrm>
                      <a:prstGeom prst="rect">
                        <a:avLst/>
                      </a:prstGeom>
                    </pic:spPr>
                  </pic:pic>
                </a:graphicData>
              </a:graphic>
              <wp14:sizeRelH relativeFrom="page">
                <wp14:pctWidth>0</wp14:pctWidth>
              </wp14:sizeRelH>
              <wp14:sizeRelV relativeFrom="page">
                <wp14:pctHeight>0</wp14:pctHeight>
              </wp14:sizeRelV>
            </wp:anchor>
          </w:drawing>
        </w:r>
      </w:ins>
      <w:r w:rsidR="00795B13">
        <w:rPr>
          <w:i/>
          <w:iCs/>
          <w:lang w:val="en-GB"/>
        </w:rPr>
        <w:t>Figure 4: Forest plot of the estimates of the effect of night and block on perseverative visits.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379E8D45" w14:textId="7ACD4D79" w:rsidR="00DF3E00" w:rsidRDefault="00DF3E00">
      <w:pPr>
        <w:pStyle w:val="CaptionedFigure"/>
        <w:rPr>
          <w:ins w:id="170" w:author="Shambhavi Chidambaram" w:date="2022-02-25T19:25:00Z"/>
          <w:lang w:val="en-GB"/>
        </w:rPr>
      </w:pPr>
    </w:p>
    <w:p w14:paraId="0A587649" w14:textId="77777777" w:rsidR="00DF3E00" w:rsidRDefault="00DF3E00">
      <w:pPr>
        <w:pStyle w:val="CaptionedFigure"/>
        <w:rPr>
          <w:ins w:id="171" w:author="Shambhavi Chidambaram" w:date="2022-02-25T19:25:00Z"/>
          <w:lang w:val="en-GB"/>
        </w:rPr>
      </w:pPr>
    </w:p>
    <w:p w14:paraId="6BC7B9BD" w14:textId="3BCE1C94" w:rsidR="00DF3E00" w:rsidRDefault="00DF3E00">
      <w:pPr>
        <w:pStyle w:val="CaptionedFigure"/>
        <w:rPr>
          <w:ins w:id="172" w:author="Shambhavi Chidambaram" w:date="2022-02-25T19:25:00Z"/>
          <w:lang w:val="en-GB"/>
        </w:rPr>
      </w:pPr>
    </w:p>
    <w:p w14:paraId="35887D9F" w14:textId="77777777" w:rsidR="00DF3E00" w:rsidRDefault="00DF3E00">
      <w:pPr>
        <w:pStyle w:val="CaptionedFigure"/>
        <w:rPr>
          <w:ins w:id="173" w:author="Shambhavi Chidambaram" w:date="2022-02-25T19:25:00Z"/>
          <w:lang w:val="en-GB"/>
        </w:rPr>
      </w:pPr>
    </w:p>
    <w:p w14:paraId="50DDEFFC" w14:textId="5F7EF424" w:rsidR="00DF3E00" w:rsidRDefault="00DF3E00">
      <w:pPr>
        <w:pStyle w:val="CaptionedFigure"/>
        <w:rPr>
          <w:ins w:id="174" w:author="Shambhavi Chidambaram" w:date="2022-02-25T19:25:00Z"/>
          <w:lang w:val="en-GB"/>
        </w:rPr>
      </w:pPr>
    </w:p>
    <w:p w14:paraId="2468F234" w14:textId="011DA41D" w:rsidR="00DF3E00" w:rsidRDefault="00DF3E00">
      <w:pPr>
        <w:pStyle w:val="CaptionedFigure"/>
        <w:rPr>
          <w:ins w:id="175" w:author="Shambhavi Chidambaram" w:date="2022-02-25T19:25:00Z"/>
          <w:lang w:val="en-GB"/>
        </w:rPr>
      </w:pPr>
    </w:p>
    <w:p w14:paraId="692D997D" w14:textId="15665004" w:rsidR="00DF3E00" w:rsidRDefault="00DF3E00">
      <w:pPr>
        <w:pStyle w:val="CaptionedFigure"/>
        <w:rPr>
          <w:ins w:id="176" w:author="Shambhavi Chidambaram" w:date="2022-02-25T19:25:00Z"/>
          <w:lang w:val="en-GB"/>
        </w:rPr>
      </w:pPr>
    </w:p>
    <w:p w14:paraId="11187535" w14:textId="5F44AE98" w:rsidR="00DF3E00" w:rsidRDefault="00DF3E00">
      <w:pPr>
        <w:pStyle w:val="CaptionedFigure"/>
        <w:rPr>
          <w:ins w:id="177" w:author="Shambhavi Chidambaram" w:date="2022-02-25T19:25:00Z"/>
          <w:lang w:val="en-GB"/>
        </w:rPr>
      </w:pPr>
    </w:p>
    <w:p w14:paraId="167C92C7" w14:textId="645E3440" w:rsidR="00DF3E00" w:rsidRDefault="00DF3E00">
      <w:pPr>
        <w:pStyle w:val="CaptionedFigure"/>
        <w:rPr>
          <w:ins w:id="178" w:author="Shambhavi Chidambaram" w:date="2022-02-25T19:25:00Z"/>
          <w:lang w:val="en-GB"/>
        </w:rPr>
      </w:pPr>
    </w:p>
    <w:p w14:paraId="0D076FD8" w14:textId="20B59100" w:rsidR="00DF3E00" w:rsidRDefault="00DF3E00">
      <w:pPr>
        <w:pStyle w:val="CaptionedFigure"/>
        <w:rPr>
          <w:ins w:id="179" w:author="Shambhavi Chidambaram" w:date="2022-02-25T19:25:00Z"/>
          <w:lang w:val="en-GB"/>
        </w:rPr>
      </w:pPr>
    </w:p>
    <w:p w14:paraId="70886412" w14:textId="5841F12D" w:rsidR="00DF3E00" w:rsidRDefault="00DF3E00">
      <w:pPr>
        <w:pStyle w:val="CaptionedFigure"/>
        <w:rPr>
          <w:ins w:id="180" w:author="Shambhavi Chidambaram" w:date="2022-02-25T19:25:00Z"/>
          <w:lang w:val="en-GB"/>
        </w:rPr>
      </w:pPr>
    </w:p>
    <w:p w14:paraId="74CE3D3C" w14:textId="251BE938" w:rsidR="00DF3E00" w:rsidRDefault="00DF3E00">
      <w:pPr>
        <w:pStyle w:val="CaptionedFigure"/>
        <w:rPr>
          <w:ins w:id="181" w:author="Shambhavi Chidambaram" w:date="2022-02-25T19:25:00Z"/>
          <w:lang w:val="en-GB"/>
        </w:rPr>
      </w:pPr>
    </w:p>
    <w:p w14:paraId="3ACEBF71" w14:textId="77777777" w:rsidR="00DF3E00" w:rsidRDefault="00DF3E00">
      <w:pPr>
        <w:pStyle w:val="CaptionedFigure"/>
        <w:rPr>
          <w:ins w:id="182" w:author="Shambhavi Chidambaram" w:date="2022-02-25T19:25:00Z"/>
          <w:lang w:val="en-GB"/>
        </w:rPr>
      </w:pPr>
    </w:p>
    <w:p w14:paraId="09A0EEDA" w14:textId="5F4E7D5A" w:rsidR="00C17A43" w:rsidRDefault="00795B13">
      <w:pPr>
        <w:pStyle w:val="CaptionedFigure"/>
        <w:rPr>
          <w:ins w:id="183" w:author="Shambhavi Chidambaram" w:date="2022-02-25T19:25:00Z"/>
          <w:lang w:val="en-GB"/>
        </w:rPr>
      </w:pPr>
      <w:del w:id="184" w:author="Shambhavi Chidambaram" w:date="2022-02-25T19:24:00Z">
        <w:r w:rsidDel="00DF3E00">
          <w:rPr>
            <w:noProof/>
            <w:lang w:val="en-GB"/>
          </w:rPr>
          <w:drawing>
            <wp:inline distT="0" distB="0" distL="0" distR="0" wp14:anchorId="4353B0B3" wp14:editId="5D29F751">
              <wp:extent cx="3657600" cy="6096000"/>
              <wp:effectExtent l="0" t="0" r="0" b="0"/>
              <wp:docPr id="5" name="Picture" descr="Figure 5: (ref:pers-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conditional-effects-1.png"/>
                      <pic:cNvPicPr>
                        <a:picLocks noChangeAspect="1" noChangeArrowheads="1"/>
                      </pic:cNvPicPr>
                    </pic:nvPicPr>
                    <pic:blipFill>
                      <a:blip r:embed="rId19"/>
                      <a:stretch>
                        <a:fillRect/>
                      </a:stretch>
                    </pic:blipFill>
                    <pic:spPr bwMode="auto">
                      <a:xfrm>
                        <a:off x="0" y="0"/>
                        <a:ext cx="3657600" cy="6096000"/>
                      </a:xfrm>
                      <a:prstGeom prst="rect">
                        <a:avLst/>
                      </a:prstGeom>
                      <a:noFill/>
                      <a:ln w="9525">
                        <a:noFill/>
                        <a:headEnd/>
                        <a:tailEnd/>
                      </a:ln>
                    </pic:spPr>
                  </pic:pic>
                </a:graphicData>
              </a:graphic>
            </wp:inline>
          </w:drawing>
        </w:r>
      </w:del>
    </w:p>
    <w:p w14:paraId="612BC620" w14:textId="77777777" w:rsidR="00DF3E00" w:rsidRDefault="00DF3E00">
      <w:pPr>
        <w:pStyle w:val="CaptionedFigure"/>
        <w:rPr>
          <w:lang w:val="en-GB"/>
        </w:rPr>
      </w:pPr>
    </w:p>
    <w:p w14:paraId="7DF7E0A8" w14:textId="6A831B4B" w:rsidR="00C17A43" w:rsidRDefault="00795B13">
      <w:pPr>
        <w:pStyle w:val="BodyText"/>
        <w:rPr>
          <w:i/>
          <w:iCs/>
          <w:lang w:val="en-GB"/>
        </w:rPr>
      </w:pPr>
      <w:r>
        <w:rPr>
          <w:i/>
          <w:iCs/>
          <w:lang w:val="en-GB"/>
        </w:rPr>
        <w:t xml:space="preserve">Figure 5: </w:t>
      </w:r>
      <w:commentRangeStart w:id="185"/>
      <w:del w:id="186" w:author="Shambhavi Chidambaram" w:date="2022-02-25T19:45:00Z">
        <w:r w:rsidDel="009D79E6">
          <w:rPr>
            <w:i/>
            <w:iCs/>
            <w:lang w:val="en-GB"/>
          </w:rPr>
          <w:delText>Conditional effects plots from the model of the perseverative visits showing the effect of the predictors and interaction conditional on the value of the other predictors being equal to their mean</w:delText>
        </w:r>
        <w:commentRangeEnd w:id="185"/>
        <w:r w:rsidDel="009D79E6">
          <w:rPr>
            <w:rStyle w:val="CommentReference"/>
          </w:rPr>
          <w:commentReference w:id="185"/>
        </w:r>
        <w:r w:rsidDel="009D79E6">
          <w:rPr>
            <w:i/>
            <w:iCs/>
            <w:lang w:val="en-GB"/>
          </w:rPr>
          <w:delText xml:space="preserve">, sampling from the posterior distribution. </w:delText>
        </w:r>
      </w:del>
      <w:r>
        <w:rPr>
          <w:i/>
          <w:iCs/>
          <w:lang w:val="en-GB"/>
        </w:rPr>
        <w:t>a) Conditional effects of experimental night on the number of perseverative visits b) Conditional effects of block on the number of perseverative visits c) Conditional effects of the interaction of experimental night and block</w:t>
      </w:r>
    </w:p>
    <w:p w14:paraId="29728777" w14:textId="77777777" w:rsidR="00C17A43" w:rsidRDefault="00C17A43">
      <w:pPr>
        <w:pStyle w:val="ImageCaption"/>
        <w:rPr>
          <w:lang w:val="en-GB"/>
        </w:rPr>
      </w:pPr>
    </w:p>
    <w:p w14:paraId="29C3B294" w14:textId="43600E10" w:rsidR="00C17A43" w:rsidRDefault="00795B13">
      <w:pPr>
        <w:pStyle w:val="Heading3"/>
        <w:rPr>
          <w:lang w:val="en-GB"/>
        </w:rPr>
      </w:pPr>
      <w:bookmarkStart w:id="187" w:name="X219edbdefab6707047a545eb92594626140f313"/>
      <w:bookmarkEnd w:id="145"/>
      <w:r>
        <w:rPr>
          <w:lang w:val="en-GB"/>
        </w:rPr>
        <w:t xml:space="preserve">Bats </w:t>
      </w:r>
      <w:commentRangeStart w:id="188"/>
      <w:r>
        <w:rPr>
          <w:lang w:val="en-GB"/>
        </w:rPr>
        <w:t>ma</w:t>
      </w:r>
      <w:ins w:id="189" w:author="Shambhavi Chidambaram" w:date="2022-02-25T19:46:00Z">
        <w:r w:rsidR="009D79E6">
          <w:rPr>
            <w:lang w:val="en-GB"/>
          </w:rPr>
          <w:t>d</w:t>
        </w:r>
      </w:ins>
      <w:del w:id="190" w:author="Shambhavi Chidambaram" w:date="2022-02-25T19:45:00Z">
        <w:r w:rsidDel="009D79E6">
          <w:rPr>
            <w:lang w:val="en-GB"/>
          </w:rPr>
          <w:delText>k</w:delText>
        </w:r>
      </w:del>
      <w:r>
        <w:rPr>
          <w:lang w:val="en-GB"/>
        </w:rPr>
        <w:t>e</w:t>
      </w:r>
      <w:commentRangeEnd w:id="188"/>
      <w:r>
        <w:rPr>
          <w:rStyle w:val="CommentReference"/>
          <w:rFonts w:asciiTheme="minorHAnsi" w:eastAsiaTheme="minorHAnsi" w:hAnsiTheme="minorHAnsi" w:cstheme="minorBidi"/>
          <w:b w:val="0"/>
          <w:bCs w:val="0"/>
          <w:color w:val="auto"/>
        </w:rPr>
        <w:commentReference w:id="188"/>
      </w:r>
      <w:r>
        <w:rPr>
          <w:lang w:val="en-GB"/>
        </w:rPr>
        <w:t xml:space="preserve"> more visits to the rewarding option over</w:t>
      </w:r>
      <w:ins w:id="191" w:author="Shambhavi Chidambaram" w:date="2022-02-25T19:53:00Z">
        <w:r w:rsidR="00247FEB">
          <w:rPr>
            <w:lang w:val="en-GB"/>
          </w:rPr>
          <w:t xml:space="preserve"> all three nights, but fewer </w:t>
        </w:r>
      </w:ins>
      <w:ins w:id="192" w:author="Shambhavi Chidambaram" w:date="2022-02-25T19:54:00Z">
        <w:r w:rsidR="00247FEB">
          <w:rPr>
            <w:lang w:val="en-GB"/>
          </w:rPr>
          <w:t>over the course of each night</w:t>
        </w:r>
      </w:ins>
      <w:del w:id="193" w:author="Shambhavi Chidambaram" w:date="2022-02-25T19:53:00Z">
        <w:r w:rsidDel="00247FEB">
          <w:rPr>
            <w:lang w:val="en-GB"/>
          </w:rPr>
          <w:delText>all as they experience more reversals</w:delText>
        </w:r>
      </w:del>
    </w:p>
    <w:p w14:paraId="53A6A325" w14:textId="0B331925" w:rsidR="00C17A43" w:rsidRDefault="00795B13">
      <w:pPr>
        <w:pStyle w:val="FirstParagraph"/>
        <w:rPr>
          <w:lang w:val="en-GB"/>
        </w:rPr>
      </w:pPr>
      <w:r>
        <w:rPr>
          <w:lang w:val="en-GB"/>
        </w:rPr>
        <w:t xml:space="preserve">As the experiment proceeded and the bats experienced more reversals on more nights the overall proportion of the animals’ choices for the rewarding flower changed (see Figure 2). 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Across the three nights the animals’ choices for the rewarding flower also</w:t>
      </w:r>
      <w:del w:id="194" w:author="Shambhavi Chidambaram" w:date="2022-02-25T19:46:00Z">
        <w:r w:rsidDel="009D79E6">
          <w:rPr>
            <w:lang w:val="en-GB"/>
          </w:rPr>
          <w:delText xml:space="preserve"> </w:delText>
        </w:r>
      </w:del>
      <w:ins w:id="195" w:author="Shambhavi Chidambaram" w:date="2022-02-25T19:46:00Z">
        <w:r w:rsidR="009D79E6">
          <w:rPr>
            <w:lang w:val="en-GB"/>
          </w:rPr>
          <w:t xml:space="preserve"> increased</w:t>
        </w:r>
      </w:ins>
      <w:commentRangeStart w:id="196"/>
      <w:del w:id="197" w:author="Shambhavi Chidambaram" w:date="2022-02-25T19:46:00Z">
        <w:r w:rsidDel="009D79E6">
          <w:rPr>
            <w:lang w:val="en-GB"/>
          </w:rPr>
          <w:delText>increased a little</w:delText>
        </w:r>
        <w:commentRangeEnd w:id="196"/>
        <w:r w:rsidDel="009D79E6">
          <w:rPr>
            <w:rStyle w:val="CommentReference"/>
          </w:rPr>
          <w:commentReference w:id="196"/>
        </w:r>
      </w:del>
      <w:r>
        <w:rPr>
          <w:lang w:val="en-GB"/>
        </w:rPr>
        <w:t xml:space="preserve">. However, there </w:t>
      </w:r>
      <w:r>
        <w:rPr>
          <w:lang w:val="en-GB"/>
        </w:rPr>
        <w:lastRenderedPageBreak/>
        <w:t xml:space="preserve">was a decrease within each night in the </w:t>
      </w:r>
      <w:proofErr w:type="spellStart"/>
      <w:r>
        <w:rPr>
          <w:lang w:val="en-GB"/>
        </w:rPr>
        <w:t>Prop</w:t>
      </w:r>
      <w:r>
        <w:rPr>
          <w:vertAlign w:val="subscript"/>
          <w:lang w:val="en-GB"/>
        </w:rPr>
        <w:t>rew</w:t>
      </w:r>
      <w:proofErr w:type="spellEnd"/>
      <w:r>
        <w:rPr>
          <w:lang w:val="en-GB"/>
        </w:rPr>
        <w:t xml:space="preserve">: the bats made </w:t>
      </w:r>
      <w:del w:id="198" w:author="Shambhavi Chidambaram" w:date="2022-02-25T19:54:00Z">
        <w:r w:rsidDel="001D31D6">
          <w:rPr>
            <w:lang w:val="en-GB"/>
          </w:rPr>
          <w:delText xml:space="preserve">slightly </w:delText>
        </w:r>
      </w:del>
      <w:r>
        <w:rPr>
          <w:lang w:val="en-GB"/>
        </w:rPr>
        <w:t>fewer visits to the rewarding flower at the end of the night compared to the start of the night.</w:t>
      </w:r>
    </w:p>
    <w:p w14:paraId="3ACD91F1" w14:textId="27172021" w:rsidR="00C17A43" w:rsidRDefault="009D79E6">
      <w:pPr>
        <w:pStyle w:val="BodyText"/>
        <w:rPr>
          <w:lang w:val="en-GB"/>
        </w:rPr>
      </w:pPr>
      <w:ins w:id="199" w:author="Shambhavi Chidambaram" w:date="2022-02-25T19:48:00Z">
        <w:r>
          <w:rPr>
            <w:noProof/>
            <w:lang w:val="en-GB"/>
          </w:rPr>
          <w:drawing>
            <wp:anchor distT="0" distB="0" distL="114300" distR="114300" simplePos="0" relativeHeight="251661824" behindDoc="1" locked="0" layoutInCell="1" allowOverlap="1" wp14:anchorId="63028321" wp14:editId="54C67D4F">
              <wp:simplePos x="0" y="0"/>
              <wp:positionH relativeFrom="column">
                <wp:posOffset>389255</wp:posOffset>
              </wp:positionH>
              <wp:positionV relativeFrom="paragraph">
                <wp:posOffset>1002030</wp:posOffset>
              </wp:positionV>
              <wp:extent cx="4953000" cy="2057400"/>
              <wp:effectExtent l="0" t="0" r="0" b="0"/>
              <wp:wrapTight wrapText="bothSides">
                <wp:wrapPolygon edited="0">
                  <wp:start x="0" y="0"/>
                  <wp:lineTo x="0" y="21467"/>
                  <wp:lineTo x="21545" y="21467"/>
                  <wp:lineTo x="21545"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53000" cy="2057400"/>
                      </a:xfrm>
                      <a:prstGeom prst="rect">
                        <a:avLst/>
                      </a:prstGeom>
                    </pic:spPr>
                  </pic:pic>
                </a:graphicData>
              </a:graphic>
              <wp14:sizeRelH relativeFrom="page">
                <wp14:pctWidth>0</wp14:pctWidth>
              </wp14:sizeRelH>
              <wp14:sizeRelV relativeFrom="page">
                <wp14:pctHeight>0</wp14:pctHeight>
              </wp14:sizeRelV>
            </wp:anchor>
          </w:drawing>
        </w:r>
      </w:ins>
      <w:r w:rsidR="00795B13">
        <w:rPr>
          <w:lang w:val="en-GB"/>
        </w:rPr>
        <w:t>As the results of the statistical analysis are summarized in Figure 6 and Figure 7. These results show the bats made an increasing number of visits to the rewarding option as each block progressed from its start to the next reversal, and as they experienced more experimental nights. However, this increase was dampened over the course of each individual night.</w:t>
      </w:r>
    </w:p>
    <w:p w14:paraId="4EB9A93B" w14:textId="196A693E" w:rsidR="009D79E6" w:rsidRDefault="009D79E6">
      <w:pPr>
        <w:pStyle w:val="CaptionedFigure"/>
        <w:rPr>
          <w:ins w:id="200" w:author="Shambhavi Chidambaram" w:date="2022-02-25T19:48:00Z"/>
          <w:lang w:val="en-GB"/>
        </w:rPr>
      </w:pPr>
    </w:p>
    <w:p w14:paraId="07067228" w14:textId="0B5442D6" w:rsidR="009D79E6" w:rsidRDefault="009D79E6">
      <w:pPr>
        <w:pStyle w:val="CaptionedFigure"/>
        <w:rPr>
          <w:ins w:id="201" w:author="Shambhavi Chidambaram" w:date="2022-02-25T19:48:00Z"/>
          <w:lang w:val="en-GB"/>
        </w:rPr>
      </w:pPr>
    </w:p>
    <w:p w14:paraId="66C6FA30" w14:textId="24DBE01B" w:rsidR="009D79E6" w:rsidRDefault="009D79E6">
      <w:pPr>
        <w:pStyle w:val="CaptionedFigure"/>
        <w:rPr>
          <w:ins w:id="202" w:author="Shambhavi Chidambaram" w:date="2022-02-25T19:48:00Z"/>
          <w:lang w:val="en-GB"/>
        </w:rPr>
      </w:pPr>
    </w:p>
    <w:p w14:paraId="7B6499AC" w14:textId="4F6A664F" w:rsidR="00C17A43" w:rsidRDefault="00795B13">
      <w:pPr>
        <w:pStyle w:val="CaptionedFigure"/>
        <w:rPr>
          <w:ins w:id="203" w:author="Shambhavi Chidambaram" w:date="2022-02-25T19:48:00Z"/>
          <w:lang w:val="en-GB"/>
        </w:rPr>
      </w:pPr>
      <w:del w:id="204" w:author="Shambhavi Chidambaram" w:date="2022-02-25T19:48:00Z">
        <w:r w:rsidDel="009D79E6">
          <w:rPr>
            <w:noProof/>
            <w:lang w:val="en-GB"/>
          </w:rPr>
          <w:drawing>
            <wp:inline distT="0" distB="0" distL="0" distR="0" wp14:anchorId="5231FD68" wp14:editId="08513902">
              <wp:extent cx="5334000" cy="2286000"/>
              <wp:effectExtent l="0" t="0" r="0" b="0"/>
              <wp:docPr id="6" name="Picture" descr="Figure 6: (ref:forest-day-block-bin)"/>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day-block-bin-1.png"/>
                      <pic:cNvPicPr>
                        <a:picLocks noChangeAspect="1" noChangeArrowheads="1"/>
                      </pic:cNvPicPr>
                    </pic:nvPicPr>
                    <pic:blipFill>
                      <a:blip r:embed="rId21"/>
                      <a:stretch>
                        <a:fillRect/>
                      </a:stretch>
                    </pic:blipFill>
                    <pic:spPr bwMode="auto">
                      <a:xfrm>
                        <a:off x="0" y="0"/>
                        <a:ext cx="5334000" cy="2286000"/>
                      </a:xfrm>
                      <a:prstGeom prst="rect">
                        <a:avLst/>
                      </a:prstGeom>
                      <a:noFill/>
                      <a:ln w="9525">
                        <a:noFill/>
                        <a:headEnd/>
                        <a:tailEnd/>
                      </a:ln>
                    </pic:spPr>
                  </pic:pic>
                </a:graphicData>
              </a:graphic>
            </wp:inline>
          </w:drawing>
        </w:r>
      </w:del>
    </w:p>
    <w:p w14:paraId="3FE3C296" w14:textId="64BC8D69" w:rsidR="009D79E6" w:rsidRDefault="009D79E6">
      <w:pPr>
        <w:pStyle w:val="CaptionedFigure"/>
        <w:rPr>
          <w:ins w:id="205" w:author="Shambhavi Chidambaram" w:date="2022-02-25T19:48:00Z"/>
          <w:lang w:val="en-GB"/>
        </w:rPr>
      </w:pPr>
    </w:p>
    <w:p w14:paraId="3089E743" w14:textId="36B0DA2B" w:rsidR="009D79E6" w:rsidRDefault="009D79E6">
      <w:pPr>
        <w:pStyle w:val="CaptionedFigure"/>
        <w:rPr>
          <w:ins w:id="206" w:author="Shambhavi Chidambaram" w:date="2022-02-25T19:49:00Z"/>
          <w:lang w:val="en-GB"/>
        </w:rPr>
      </w:pPr>
    </w:p>
    <w:p w14:paraId="39AE7A64" w14:textId="77777777" w:rsidR="009D79E6" w:rsidRDefault="009D79E6">
      <w:pPr>
        <w:pStyle w:val="CaptionedFigure"/>
        <w:rPr>
          <w:lang w:val="en-GB"/>
        </w:rPr>
      </w:pPr>
    </w:p>
    <w:p w14:paraId="5D68547E" w14:textId="77777777" w:rsidR="00C17A43" w:rsidRDefault="00795B13">
      <w:pPr>
        <w:pStyle w:val="BodyText"/>
        <w:rPr>
          <w:i/>
          <w:iCs/>
          <w:lang w:val="en-GB"/>
        </w:rPr>
      </w:pPr>
      <w:r>
        <w:rPr>
          <w:i/>
          <w:iCs/>
          <w:lang w:val="en-GB"/>
        </w:rPr>
        <w:t xml:space="preserve">Figure 6: Forest plot of the estimates of the effect of night, block, </w:t>
      </w:r>
      <w:proofErr w:type="gramStart"/>
      <w:r>
        <w:rPr>
          <w:i/>
          <w:iCs/>
          <w:lang w:val="en-GB"/>
        </w:rPr>
        <w:t>bin</w:t>
      </w:r>
      <w:proofErr w:type="gramEnd"/>
      <w:r>
        <w:rPr>
          <w:i/>
          <w:iCs/>
          <w:lang w:val="en-GB"/>
        </w:rPr>
        <w:t xml:space="preserve"> and their two-way interactions on the </w:t>
      </w:r>
      <w:proofErr w:type="spellStart"/>
      <w:r>
        <w:rPr>
          <w:i/>
          <w:iCs/>
          <w:lang w:val="en-GB"/>
        </w:rPr>
        <w:t>Prop</w:t>
      </w:r>
      <w:r>
        <w:rPr>
          <w:i/>
          <w:iCs/>
          <w:vertAlign w:val="subscript"/>
          <w:lang w:val="en-GB"/>
        </w:rPr>
        <w:t>rew</w:t>
      </w:r>
      <w:proofErr w:type="spellEnd"/>
      <w:r>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067E4D1A" w14:textId="77777777" w:rsidR="00C17A43" w:rsidDel="00DF3E00" w:rsidRDefault="00C17A43">
      <w:pPr>
        <w:pStyle w:val="ImageCaption"/>
        <w:rPr>
          <w:del w:id="207" w:author="Shambhavi Chidambaram" w:date="2022-02-25T19:27:00Z"/>
          <w:lang w:val="en-GB"/>
        </w:rPr>
      </w:pPr>
    </w:p>
    <w:p w14:paraId="3660A46E" w14:textId="165067C9" w:rsidR="00C17A43" w:rsidRPr="00C17A43" w:rsidRDefault="00DF3E00">
      <w:pPr>
        <w:pStyle w:val="CaptionedFigure"/>
        <w:rPr>
          <w:lang w:val="de-DE"/>
          <w:rPrChange w:id="208" w:author="Vladi" w:date="2022-01-11T17:04:00Z">
            <w:rPr>
              <w:lang w:val="en-GB"/>
            </w:rPr>
          </w:rPrChange>
        </w:rPr>
      </w:pPr>
      <w:ins w:id="209" w:author="Shambhavi Chidambaram" w:date="2022-02-25T19:25:00Z">
        <w:r>
          <w:rPr>
            <w:noProof/>
            <w:lang w:val="en-GB"/>
          </w:rPr>
          <w:drawing>
            <wp:anchor distT="0" distB="0" distL="114300" distR="114300" simplePos="0" relativeHeight="251660800" behindDoc="1" locked="0" layoutInCell="1" allowOverlap="1" wp14:anchorId="25AA45E4" wp14:editId="52A6E7E9">
              <wp:simplePos x="0" y="0"/>
              <wp:positionH relativeFrom="column">
                <wp:posOffset>23495</wp:posOffset>
              </wp:positionH>
              <wp:positionV relativeFrom="paragraph">
                <wp:posOffset>0</wp:posOffset>
              </wp:positionV>
              <wp:extent cx="5761990" cy="3243580"/>
              <wp:effectExtent l="0" t="0" r="0" b="0"/>
              <wp:wrapTight wrapText="bothSides">
                <wp:wrapPolygon edited="0">
                  <wp:start x="0" y="0"/>
                  <wp:lineTo x="0" y="21482"/>
                  <wp:lineTo x="21567" y="21482"/>
                  <wp:lineTo x="21567" y="0"/>
                  <wp:lineTo x="0" y="0"/>
                </wp:wrapPolygon>
              </wp:wrapTight>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1990" cy="3243580"/>
                      </a:xfrm>
                      <a:prstGeom prst="rect">
                        <a:avLst/>
                      </a:prstGeom>
                    </pic:spPr>
                  </pic:pic>
                </a:graphicData>
              </a:graphic>
              <wp14:sizeRelH relativeFrom="page">
                <wp14:pctWidth>0</wp14:pctWidth>
              </wp14:sizeRelH>
              <wp14:sizeRelV relativeFrom="page">
                <wp14:pctHeight>0</wp14:pctHeight>
              </wp14:sizeRelV>
            </wp:anchor>
          </w:drawing>
        </w:r>
      </w:ins>
      <w:del w:id="210" w:author="Shambhavi Chidambaram" w:date="2022-02-25T19:25:00Z">
        <w:r w:rsidR="00795B13" w:rsidDel="00DF3E00">
          <w:rPr>
            <w:noProof/>
            <w:lang w:val="en-GB"/>
          </w:rPr>
          <w:drawing>
            <wp:inline distT="0" distB="0" distL="0" distR="0" wp14:anchorId="6071A3A4" wp14:editId="6FCAA355">
              <wp:extent cx="5334000" cy="2963333"/>
              <wp:effectExtent l="0" t="0" r="0" b="0"/>
              <wp:docPr id="7" name="Picture" descr="Figure 7: (ref:day-block-bin-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day-block-bin-conditional-effects-1.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del>
    </w:p>
    <w:p w14:paraId="3490DC77" w14:textId="106C3BEC" w:rsidR="00C17A43" w:rsidRDefault="00795B13">
      <w:pPr>
        <w:pStyle w:val="BodyText"/>
        <w:rPr>
          <w:i/>
          <w:iCs/>
          <w:lang w:val="en-GB"/>
        </w:rPr>
      </w:pPr>
      <w:commentRangeStart w:id="211"/>
      <w:r>
        <w:rPr>
          <w:i/>
          <w:iCs/>
          <w:lang w:val="en-GB"/>
        </w:rPr>
        <w:t xml:space="preserve">Figure 7: </w:t>
      </w:r>
      <w:del w:id="212" w:author="Shambhavi Chidambaram" w:date="2022-02-25T19:51:00Z">
        <w:r w:rsidDel="00D45B4A">
          <w:rPr>
            <w:i/>
            <w:iCs/>
            <w:lang w:val="en-GB"/>
          </w:rPr>
          <w:delText>Conditional effects plots from the model of the Prop</w:delText>
        </w:r>
        <w:r w:rsidDel="00D45B4A">
          <w:rPr>
            <w:i/>
            <w:iCs/>
            <w:vertAlign w:val="subscript"/>
            <w:lang w:val="en-GB"/>
          </w:rPr>
          <w:delText>rew</w:delText>
        </w:r>
        <w:r w:rsidDel="00D45B4A">
          <w:rPr>
            <w:i/>
            <w:iCs/>
            <w:lang w:val="en-GB"/>
          </w:rPr>
          <w:delText xml:space="preserve"> showing the effect of the predictors and interactions conditional on the value of the other predictors being equal to their mean, sampling from the posterior distribution. </w:delText>
        </w:r>
      </w:del>
      <w:r>
        <w:rPr>
          <w:i/>
          <w:iCs/>
          <w:lang w:val="en-GB"/>
        </w:rPr>
        <w:t xml:space="preserve">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bookmarkStart w:id="213" w:name="exploratory-analyses"/>
      <w:bookmarkEnd w:id="131"/>
      <w:bookmarkEnd w:id="187"/>
      <w:commentRangeEnd w:id="211"/>
      <w:proofErr w:type="spellEnd"/>
      <w:r>
        <w:rPr>
          <w:rStyle w:val="CommentReference"/>
        </w:rPr>
        <w:commentReference w:id="211"/>
      </w:r>
    </w:p>
    <w:p w14:paraId="3466862A" w14:textId="77777777" w:rsidR="00C17A43" w:rsidRDefault="00795B13">
      <w:pPr>
        <w:pStyle w:val="Heading2"/>
        <w:rPr>
          <w:lang w:val="en-GB"/>
        </w:rPr>
      </w:pPr>
      <w:r>
        <w:rPr>
          <w:lang w:val="en-GB"/>
        </w:rPr>
        <w:t>Exploratory analyses</w:t>
      </w:r>
    </w:p>
    <w:p w14:paraId="5C35D74B" w14:textId="77777777" w:rsidR="00C17A43" w:rsidRDefault="00795B13">
      <w:pPr>
        <w:pStyle w:val="Heading3"/>
        <w:rPr>
          <w:lang w:val="en-GB"/>
        </w:rPr>
      </w:pPr>
      <w:bookmarkStart w:id="214" w:name="Xb3bb0de48acdee9888849c4c7917f4c61c2e462"/>
      <w:r>
        <w:rPr>
          <w:lang w:val="en-GB"/>
        </w:rPr>
        <w:t>The effect of the first experimental night and the first block of each night</w:t>
      </w:r>
    </w:p>
    <w:p w14:paraId="18913084" w14:textId="77777777" w:rsidR="00C17A43" w:rsidRDefault="00795B13">
      <w:pPr>
        <w:pStyle w:val="FirstParagraph"/>
        <w:rPr>
          <w:lang w:val="en-GB"/>
        </w:rPr>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w:t>
      </w:r>
      <w:ins w:id="215" w:author="Vladi" w:date="2022-01-11T17:05:00Z">
        <w:r>
          <w:rPr>
            <w:lang w:val="en-GB"/>
          </w:rPr>
          <w:t xml:space="preserve"> a</w:t>
        </w:r>
      </w:ins>
      <w:r>
        <w:rPr>
          <w:lang w:val="en-GB"/>
        </w:rPr>
        <w:t xml:space="preserve"> further analysis to specifically explore the effects of the first block of a night and the first night.</w:t>
      </w:r>
    </w:p>
    <w:p w14:paraId="14FEEA62" w14:textId="48B5750A" w:rsidR="00C17A43" w:rsidRPr="001D31D6" w:rsidRDefault="00795B13">
      <w:pPr>
        <w:pStyle w:val="BodyText"/>
        <w:rPr>
          <w:lang w:val="en-GB"/>
        </w:rPr>
      </w:pPr>
      <w:r>
        <w:rPr>
          <w:lang w:val="en-GB"/>
        </w:rPr>
        <w:t xml:space="preserve">The results of this analysis </w:t>
      </w:r>
      <w:del w:id="216" w:author="Shambhavi Chidambaram" w:date="2022-02-25T19:55:00Z">
        <w:r w:rsidDel="001D31D6">
          <w:rPr>
            <w:lang w:val="en-GB"/>
          </w:rPr>
          <w:delText>were consistent with the results of the confirmatory analysis</w:delText>
        </w:r>
      </w:del>
      <w:ins w:id="217" w:author="Shambhavi Chidambaram" w:date="2022-02-25T19:55:00Z">
        <w:r w:rsidR="001D31D6">
          <w:rPr>
            <w:lang w:val="en-GB"/>
          </w:rPr>
          <w:t>are</w:t>
        </w:r>
      </w:ins>
      <w:del w:id="218" w:author="Shambhavi Chidambaram" w:date="2022-02-25T19:54:00Z">
        <w:r w:rsidDel="001D31D6">
          <w:rPr>
            <w:lang w:val="en-GB"/>
          </w:rPr>
          <w:delText>,</w:delText>
        </w:r>
      </w:del>
      <w:r>
        <w:rPr>
          <w:lang w:val="en-GB"/>
        </w:rPr>
        <w:t xml:space="preserve"> summarized in Figure 8 and Figure 9. The first block of a night </w:t>
      </w:r>
      <w:proofErr w:type="gramStart"/>
      <w:r>
        <w:rPr>
          <w:lang w:val="en-GB"/>
        </w:rPr>
        <w:t>had an effect on</w:t>
      </w:r>
      <w:proofErr w:type="gramEnd"/>
      <w:r>
        <w:rPr>
          <w:lang w:val="en-GB"/>
        </w:rPr>
        <w:t xml:space="preserve"> the </w:t>
      </w:r>
      <w:proofErr w:type="spellStart"/>
      <w:r>
        <w:rPr>
          <w:lang w:val="en-GB"/>
        </w:rPr>
        <w:t>Prop</w:t>
      </w:r>
      <w:r>
        <w:rPr>
          <w:vertAlign w:val="subscript"/>
          <w:lang w:val="en-GB"/>
        </w:rPr>
        <w:t>rew</w:t>
      </w:r>
      <w:proofErr w:type="spellEnd"/>
      <w:r>
        <w:rPr>
          <w:lang w:val="en-GB"/>
        </w:rPr>
        <w:t xml:space="preserve">: the bats made more visits to the rewarding option in the very first block of a night compared to all the later blocks. This effect was greater on the very first night compared to the </w:t>
      </w:r>
      <w:proofErr w:type="spellStart"/>
      <w:r>
        <w:rPr>
          <w:lang w:val="en-GB"/>
        </w:rPr>
        <w:t>later</w:t>
      </w:r>
      <w:proofErr w:type="spellEnd"/>
      <w:r>
        <w:rPr>
          <w:lang w:val="en-GB"/>
        </w:rPr>
        <w:t xml:space="preserve"> two nights, i.e., on the very first block of the very first night when the bats had experienced reward at only one option, and no reversals at all.</w:t>
      </w:r>
      <w:ins w:id="219" w:author="Shambhavi Chidambaram" w:date="2022-02-25T19:55:00Z">
        <w:r w:rsidR="001D31D6">
          <w:rPr>
            <w:lang w:val="en-GB"/>
          </w:rPr>
          <w:t xml:space="preserve"> This is consistent with the results of the confirmatory analysis, which showed that </w:t>
        </w:r>
      </w:ins>
      <w:ins w:id="220" w:author="Shambhavi Chidambaram" w:date="2022-02-25T19:56:00Z">
        <w:r w:rsidR="001D31D6">
          <w:rPr>
            <w:lang w:val="en-GB"/>
          </w:rPr>
          <w:t xml:space="preserve">the number of visits to the rewarding flower decreased from the start to the end of a night. </w:t>
        </w:r>
      </w:ins>
    </w:p>
    <w:p w14:paraId="12726E72" w14:textId="77777777" w:rsidR="00C17A43" w:rsidRDefault="00795B13">
      <w:pPr>
        <w:pStyle w:val="CaptionedFigure"/>
        <w:rPr>
          <w:lang w:val="en-GB"/>
        </w:rPr>
      </w:pPr>
      <w:r>
        <w:rPr>
          <w:noProof/>
          <w:lang w:val="en-GB"/>
        </w:rPr>
        <w:lastRenderedPageBreak/>
        <w:drawing>
          <wp:inline distT="0" distB="0" distL="0" distR="0" wp14:anchorId="424824F9" wp14:editId="73D4433A">
            <wp:extent cx="5716988" cy="1287780"/>
            <wp:effectExtent l="0" t="0" r="0" b="0"/>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24"/>
                    <a:stretch>
                      <a:fillRect/>
                    </a:stretch>
                  </pic:blipFill>
                  <pic:spPr bwMode="auto">
                    <a:xfrm>
                      <a:off x="0" y="0"/>
                      <a:ext cx="5763920" cy="1298352"/>
                    </a:xfrm>
                    <a:prstGeom prst="rect">
                      <a:avLst/>
                    </a:prstGeom>
                    <a:noFill/>
                    <a:ln w="9525">
                      <a:noFill/>
                      <a:headEnd/>
                      <a:tailEnd/>
                    </a:ln>
                  </pic:spPr>
                </pic:pic>
              </a:graphicData>
            </a:graphic>
          </wp:inline>
        </w:drawing>
      </w:r>
    </w:p>
    <w:p w14:paraId="4B03D1C5" w14:textId="51334F3C" w:rsidR="00C17A43" w:rsidRDefault="00B35600">
      <w:pPr>
        <w:pStyle w:val="BodyText"/>
        <w:rPr>
          <w:i/>
          <w:iCs/>
          <w:lang w:val="en-GB"/>
        </w:rPr>
      </w:pPr>
      <w:r>
        <w:rPr>
          <w:noProof/>
          <w:lang w:val="en-GB"/>
        </w:rPr>
        <w:drawing>
          <wp:anchor distT="0" distB="0" distL="114300" distR="114300" simplePos="0" relativeHeight="251658752" behindDoc="1" locked="0" layoutInCell="1" allowOverlap="1" wp14:anchorId="17FF4FB3" wp14:editId="6ECECCD6">
            <wp:simplePos x="0" y="0"/>
            <wp:positionH relativeFrom="column">
              <wp:posOffset>-119905</wp:posOffset>
            </wp:positionH>
            <wp:positionV relativeFrom="paragraph">
              <wp:posOffset>1002030</wp:posOffset>
            </wp:positionV>
            <wp:extent cx="5716905" cy="1844675"/>
            <wp:effectExtent l="0" t="0" r="0" b="0"/>
            <wp:wrapTight wrapText="bothSides">
              <wp:wrapPolygon edited="0">
                <wp:start x="0" y="0"/>
                <wp:lineTo x="0" y="21414"/>
                <wp:lineTo x="21545" y="21414"/>
                <wp:lineTo x="21545"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16905" cy="18446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i/>
          <w:iCs/>
          <w:lang w:val="en-GB"/>
        </w:rPr>
        <w:t xml:space="preserve">Figure 8: Forest plot of the estimates of the effect of night, block, bin and their two-way interactions on the </w:t>
      </w:r>
      <w:proofErr w:type="spellStart"/>
      <w:r w:rsidR="00795B13">
        <w:rPr>
          <w:i/>
          <w:iCs/>
          <w:lang w:val="en-GB"/>
        </w:rPr>
        <w:t>Prop</w:t>
      </w:r>
      <w:r w:rsidR="00795B13">
        <w:rPr>
          <w:i/>
          <w:iCs/>
          <w:vertAlign w:val="subscript"/>
          <w:lang w:val="en-GB"/>
        </w:rPr>
        <w:t>rew</w:t>
      </w:r>
      <w:proofErr w:type="spellEnd"/>
      <w:r w:rsidR="00795B13">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6C9361E8" w14:textId="6770106F" w:rsidR="00C17A43" w:rsidRDefault="00795B13">
      <w:pPr>
        <w:pStyle w:val="ImageCaption"/>
        <w:rPr>
          <w:lang w:val="en-GB"/>
        </w:rPr>
      </w:pPr>
      <w:r>
        <w:rPr>
          <w:lang w:val="en-GB"/>
        </w:rPr>
        <w:t xml:space="preserve"> </w:t>
      </w:r>
    </w:p>
    <w:p w14:paraId="6D1FFE56" w14:textId="77777777" w:rsidR="00C17A43" w:rsidRDefault="00795B13">
      <w:pPr>
        <w:pStyle w:val="ImageCaption"/>
        <w:rPr>
          <w:lang w:val="en-GB"/>
        </w:rPr>
      </w:pPr>
      <w:commentRangeStart w:id="221"/>
      <w:r>
        <w:rPr>
          <w:noProof/>
        </w:rPr>
        <w:drawing>
          <wp:anchor distT="0" distB="0" distL="114300" distR="114300" simplePos="0" relativeHeight="251657728" behindDoc="1" locked="0" layoutInCell="1" allowOverlap="1" wp14:anchorId="1FA01393" wp14:editId="5B1BC05F">
            <wp:simplePos x="0" y="0"/>
            <wp:positionH relativeFrom="column">
              <wp:posOffset>-100330</wp:posOffset>
            </wp:positionH>
            <wp:positionV relativeFrom="paragraph">
              <wp:posOffset>329565</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21"/>
      <w:r>
        <w:rPr>
          <w:rStyle w:val="CommentReference"/>
          <w:i w:val="0"/>
        </w:rPr>
        <w:commentReference w:id="221"/>
      </w:r>
    </w:p>
    <w:p w14:paraId="7F6D0939" w14:textId="77777777" w:rsidR="00C17A43" w:rsidRDefault="00C17A43">
      <w:pPr>
        <w:pStyle w:val="ImageCaption"/>
        <w:rPr>
          <w:lang w:val="en-GB"/>
        </w:rPr>
      </w:pPr>
    </w:p>
    <w:p w14:paraId="1507C3C6" w14:textId="77777777" w:rsidR="00C17A43" w:rsidRDefault="00C17A43">
      <w:pPr>
        <w:pStyle w:val="ImageCaption"/>
        <w:rPr>
          <w:lang w:val="en-GB"/>
        </w:rPr>
      </w:pPr>
    </w:p>
    <w:p w14:paraId="65EE4457" w14:textId="77777777" w:rsidR="00C17A43" w:rsidRDefault="00C17A43">
      <w:pPr>
        <w:pStyle w:val="ImageCaption"/>
        <w:rPr>
          <w:lang w:val="en-GB"/>
        </w:rPr>
      </w:pPr>
    </w:p>
    <w:p w14:paraId="00C0AD67" w14:textId="113D9953" w:rsidR="00C17A43" w:rsidDel="00DF3E00" w:rsidRDefault="00795B13">
      <w:pPr>
        <w:pStyle w:val="ImageCaption"/>
        <w:rPr>
          <w:del w:id="222" w:author="Shambhavi Chidambaram" w:date="2022-02-25T19:28:00Z"/>
          <w:lang w:val="en-GB"/>
        </w:rPr>
      </w:pPr>
      <w:r>
        <w:rPr>
          <w:lang w:val="en-GB"/>
        </w:rPr>
        <w:t xml:space="preserve">Figure 9: </w:t>
      </w:r>
      <w:del w:id="223" w:author="Shambhavi Chidambaram" w:date="2022-02-25T19:52:00Z">
        <w:r w:rsidDel="008A5974">
          <w:rPr>
            <w:lang w:val="en-GB"/>
          </w:rPr>
          <w:delText xml:space="preserve">Conditional effects plots show the effect of a particular predictor or interaction conditional on the value of the reference category of the predictor variables, sampling from the posterior distribution </w:delText>
        </w:r>
      </w:del>
      <w:r>
        <w:rPr>
          <w:lang w:val="en-GB"/>
        </w:rPr>
        <w:t xml:space="preserve">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7AC8FC31" w14:textId="77777777" w:rsidR="00C17A43" w:rsidRDefault="00C17A43">
      <w:pPr>
        <w:pStyle w:val="ImageCaption"/>
        <w:rPr>
          <w:lang w:val="en-GB"/>
        </w:rPr>
      </w:pPr>
    </w:p>
    <w:p w14:paraId="0B7FD15A" w14:textId="3EA459EA" w:rsidR="00C17A43" w:rsidRDefault="00795B13">
      <w:pPr>
        <w:pStyle w:val="Heading1"/>
        <w:rPr>
          <w:ins w:id="224" w:author="Shambhavi Chidambaram" w:date="2022-02-22T12:39:00Z"/>
          <w:lang w:val="en-GB"/>
        </w:rPr>
      </w:pPr>
      <w:r>
        <w:rPr>
          <w:lang w:val="en-GB"/>
        </w:rPr>
        <w:t>Discussion</w:t>
      </w:r>
    </w:p>
    <w:p w14:paraId="0180DACC" w14:textId="031E9B56" w:rsidR="0052238C" w:rsidRDefault="0052238C" w:rsidP="0052238C">
      <w:pPr>
        <w:pStyle w:val="FirstParagraph"/>
        <w:rPr>
          <w:ins w:id="225" w:author="Shambhavi Chidambaram" w:date="2022-02-22T12:32:00Z"/>
          <w:lang w:val="en-GB"/>
        </w:rPr>
      </w:pPr>
      <w:ins w:id="226" w:author="Shambhavi Chidambaram" w:date="2022-02-22T12:32:00Z">
        <w:r>
          <w:rPr>
            <w:lang w:val="en-GB"/>
          </w:rPr>
          <w:t xml:space="preserve">In our experiment wild nectar-feeding bats participated in a spatial 2-AFC serial reversal learning task where the locations of rewards </w:t>
        </w:r>
      </w:ins>
      <w:ins w:id="227" w:author="Shambhavi Chidambaram" w:date="2022-02-22T13:19:00Z">
        <w:r w:rsidR="001145F6">
          <w:rPr>
            <w:lang w:val="en-GB"/>
          </w:rPr>
          <w:t>alternated</w:t>
        </w:r>
      </w:ins>
      <w:ins w:id="228" w:author="Shambhavi Chidambaram" w:date="2022-02-22T12:32:00Z">
        <w:r>
          <w:rPr>
            <w:lang w:val="en-GB"/>
          </w:rPr>
          <w:t xml:space="preserve"> after blocks of 50 trials, five times a night</w:t>
        </w:r>
      </w:ins>
      <w:ins w:id="229" w:author="Shambhavi Chidambaram" w:date="2022-02-22T13:18:00Z">
        <w:r w:rsidR="001145F6">
          <w:rPr>
            <w:lang w:val="en-GB"/>
          </w:rPr>
          <w:t>, three nights in a row.</w:t>
        </w:r>
      </w:ins>
      <w:ins w:id="230" w:author="Shambhavi Chidambaram" w:date="2022-02-22T12:32:00Z">
        <w:r>
          <w:rPr>
            <w:lang w:val="en-GB"/>
          </w:rPr>
          <w:t xml:space="preserve"> The task was </w:t>
        </w:r>
      </w:ins>
      <w:ins w:id="231" w:author="Shambhavi Chidambaram" w:date="2022-02-22T12:41:00Z">
        <w:r w:rsidR="009127EC">
          <w:rPr>
            <w:lang w:val="en-GB"/>
          </w:rPr>
          <w:t>straightforward</w:t>
        </w:r>
      </w:ins>
      <w:ins w:id="232" w:author="Shambhavi Chidambaram" w:date="2022-02-22T12:32:00Z">
        <w:r>
          <w:rPr>
            <w:lang w:val="en-GB"/>
          </w:rPr>
          <w:t xml:space="preserve">: there were only two available options that could be potentially rewarding, and only one of these was rewarding at any given time. </w:t>
        </w:r>
      </w:ins>
      <w:ins w:id="233" w:author="Shambhavi Chidambaram" w:date="2022-02-22T13:19:00Z">
        <w:r w:rsidR="001145F6">
          <w:rPr>
            <w:lang w:val="en-GB"/>
          </w:rPr>
          <w:t xml:space="preserve">We found that the bats quickly located the rewarding </w:t>
        </w:r>
        <w:proofErr w:type="gramStart"/>
        <w:r w:rsidR="001145F6">
          <w:rPr>
            <w:lang w:val="en-GB"/>
          </w:rPr>
          <w:t>location, and</w:t>
        </w:r>
        <w:proofErr w:type="gramEnd"/>
        <w:r w:rsidR="001145F6">
          <w:rPr>
            <w:lang w:val="en-GB"/>
          </w:rPr>
          <w:t xml:space="preserve"> made more than 90% of their visits to it. </w:t>
        </w:r>
      </w:ins>
      <w:ins w:id="234" w:author="Shambhavi Chidambaram" w:date="2022-02-22T13:20:00Z">
        <w:r w:rsidR="001145F6">
          <w:rPr>
            <w:lang w:val="en-GB"/>
          </w:rPr>
          <w:t xml:space="preserve">The number of perseverative </w:t>
        </w:r>
      </w:ins>
      <w:ins w:id="235" w:author="Shambhavi Chidambaram" w:date="2022-02-22T13:21:00Z">
        <w:r w:rsidR="001145F6">
          <w:rPr>
            <w:lang w:val="en-GB"/>
          </w:rPr>
          <w:t>errors</w:t>
        </w:r>
      </w:ins>
      <w:ins w:id="236" w:author="Shambhavi Chidambaram" w:date="2022-02-22T13:20:00Z">
        <w:r w:rsidR="001145F6">
          <w:rPr>
            <w:lang w:val="en-GB"/>
          </w:rPr>
          <w:t xml:space="preserve">, i.e., visits to the non-rewarding location just after a reversal, decreased rapidly on the first night, reached a plateau, and did not decrease further. </w:t>
        </w:r>
      </w:ins>
      <w:ins w:id="237" w:author="Shambhavi Chidambaram" w:date="2022-02-22T13:21:00Z">
        <w:r w:rsidR="001145F6">
          <w:rPr>
            <w:lang w:val="en-GB"/>
          </w:rPr>
          <w:t xml:space="preserve">After these initial perseverative </w:t>
        </w:r>
        <w:proofErr w:type="gramStart"/>
        <w:r w:rsidR="001145F6">
          <w:rPr>
            <w:lang w:val="en-GB"/>
          </w:rPr>
          <w:t>errors</w:t>
        </w:r>
        <w:proofErr w:type="gramEnd"/>
        <w:r w:rsidR="001145F6">
          <w:rPr>
            <w:lang w:val="en-GB"/>
          </w:rPr>
          <w:t xml:space="preserve"> the </w:t>
        </w:r>
      </w:ins>
      <w:ins w:id="238" w:author="Shambhavi Chidambaram" w:date="2022-02-22T13:22:00Z">
        <w:r w:rsidR="001145F6">
          <w:rPr>
            <w:lang w:val="en-GB"/>
          </w:rPr>
          <w:t xml:space="preserve">number of visits to the rewarding location increased until it was again greater than 90%. Though the </w:t>
        </w:r>
      </w:ins>
      <w:ins w:id="239" w:author="Shambhavi Chidambaram" w:date="2022-02-22T13:23:00Z">
        <w:r w:rsidR="001145F6">
          <w:rPr>
            <w:lang w:val="en-GB"/>
          </w:rPr>
          <w:t xml:space="preserve">visits to the rewarding location decreased </w:t>
        </w:r>
      </w:ins>
      <w:ins w:id="240" w:author="Shambhavi Chidambaram" w:date="2022-02-22T13:27:00Z">
        <w:r w:rsidR="00C53B41">
          <w:rPr>
            <w:lang w:val="en-GB"/>
          </w:rPr>
          <w:t>from</w:t>
        </w:r>
      </w:ins>
      <w:ins w:id="241" w:author="Shambhavi Chidambaram" w:date="2022-02-22T13:23:00Z">
        <w:r w:rsidR="00C53B41">
          <w:rPr>
            <w:lang w:val="en-GB"/>
          </w:rPr>
          <w:t xml:space="preserve"> the beginning to the end of a night, the overall </w:t>
        </w:r>
      </w:ins>
      <w:ins w:id="242" w:author="Shambhavi Chidambaram" w:date="2022-02-22T13:27:00Z">
        <w:r w:rsidR="00C53B41">
          <w:rPr>
            <w:lang w:val="en-GB"/>
          </w:rPr>
          <w:t xml:space="preserve">visits to the rewarding location increased </w:t>
        </w:r>
      </w:ins>
      <w:ins w:id="243" w:author="Shambhavi Chidambaram" w:date="2022-02-22T13:28:00Z">
        <w:r w:rsidR="00C53B41">
          <w:rPr>
            <w:lang w:val="en-GB"/>
          </w:rPr>
          <w:t>over the three nights</w:t>
        </w:r>
        <w:r w:rsidR="006C5AD9">
          <w:rPr>
            <w:lang w:val="en-GB"/>
          </w:rPr>
          <w:t xml:space="preserve">. This was consistent with the results of the exploratory analysis, which showed that </w:t>
        </w:r>
      </w:ins>
      <w:ins w:id="244" w:author="Shambhavi Chidambaram" w:date="2022-02-22T13:29:00Z">
        <w:r w:rsidR="006C5AD9">
          <w:rPr>
            <w:lang w:val="en-GB"/>
          </w:rPr>
          <w:t xml:space="preserve">the highest number of visits to the rewarding location was before even a single reversal occurred. </w:t>
        </w:r>
      </w:ins>
    </w:p>
    <w:p w14:paraId="72EB19D3" w14:textId="54FECA62" w:rsidR="003E3CA6" w:rsidRDefault="003E3CA6" w:rsidP="003E3CA6">
      <w:pPr>
        <w:pStyle w:val="BodyText"/>
        <w:rPr>
          <w:ins w:id="245" w:author="Shambhavi Chidambaram" w:date="2022-02-24T16:20:00Z"/>
          <w:lang w:val="en-GB"/>
        </w:rPr>
      </w:pPr>
      <w:ins w:id="246" w:author="Shambhavi Chidambaram" w:date="2022-02-24T12:06:00Z">
        <w:r>
          <w:rPr>
            <w:lang w:val="en-GB"/>
          </w:rPr>
          <w:lastRenderedPageBreak/>
          <w:t xml:space="preserve">The first aim of our experiment was to see if the bats </w:t>
        </w:r>
      </w:ins>
      <w:ins w:id="247" w:author="Shambhavi Chidambaram" w:date="2022-02-24T12:09:00Z">
        <w:r>
          <w:rPr>
            <w:lang w:val="en-GB"/>
          </w:rPr>
          <w:t xml:space="preserve">showed first-order learning by responding to the change in the flowers’ rewarding properties. </w:t>
        </w:r>
      </w:ins>
      <w:ins w:id="248" w:author="Shambhavi Chidambaram" w:date="2022-02-24T12:13:00Z">
        <w:r w:rsidR="00241307">
          <w:rPr>
            <w:lang w:val="en-GB"/>
          </w:rPr>
          <w:t>Thi</w:t>
        </w:r>
      </w:ins>
      <w:ins w:id="249" w:author="Shambhavi Chidambaram" w:date="2022-02-24T12:14:00Z">
        <w:r w:rsidR="00241307">
          <w:rPr>
            <w:lang w:val="en-GB"/>
          </w:rPr>
          <w:t>s seemed to unambiguously be the cas</w:t>
        </w:r>
      </w:ins>
      <w:ins w:id="250" w:author="Shambhavi Chidambaram" w:date="2022-02-24T16:05:00Z">
        <w:r w:rsidR="001E3F14">
          <w:rPr>
            <w:lang w:val="en-GB"/>
          </w:rPr>
          <w:t>e. The difference between something and nothing, which is the choice we presented to the bats throughout the experiment</w:t>
        </w:r>
      </w:ins>
      <w:ins w:id="251" w:author="Shambhavi Chidambaram" w:date="2022-02-24T16:15:00Z">
        <w:r w:rsidR="00F766B6">
          <w:rPr>
            <w:lang w:val="en-GB"/>
          </w:rPr>
          <w:t>,</w:t>
        </w:r>
      </w:ins>
      <w:ins w:id="252" w:author="Shambhavi Chidambaram" w:date="2022-02-24T16:05:00Z">
        <w:r w:rsidR="001E3F14">
          <w:rPr>
            <w:lang w:val="en-GB"/>
          </w:rPr>
          <w:t xml:space="preserve"> is </w:t>
        </w:r>
      </w:ins>
      <w:ins w:id="253" w:author="Shambhavi Chidambaram" w:date="2022-02-24T16:13:00Z">
        <w:r w:rsidR="00F766B6">
          <w:rPr>
            <w:lang w:val="en-GB"/>
          </w:rPr>
          <w:t xml:space="preserve">admittedly the </w:t>
        </w:r>
      </w:ins>
      <w:ins w:id="254" w:author="Shambhavi Chidambaram" w:date="2022-02-24T16:12:00Z">
        <w:r w:rsidR="001E3F14">
          <w:rPr>
            <w:lang w:val="en-GB"/>
          </w:rPr>
          <w:t>easiest possible d</w:t>
        </w:r>
        <w:r w:rsidR="00F766B6">
          <w:rPr>
            <w:lang w:val="en-GB"/>
          </w:rPr>
          <w:t>iscrimination tes</w:t>
        </w:r>
      </w:ins>
      <w:ins w:id="255" w:author="Shambhavi Chidambaram" w:date="2022-02-24T16:13:00Z">
        <w:r w:rsidR="00F766B6">
          <w:rPr>
            <w:lang w:val="en-GB"/>
          </w:rPr>
          <w:t>t</w:t>
        </w:r>
      </w:ins>
      <w:ins w:id="256" w:author="Shambhavi Chidambaram" w:date="2022-02-24T16:15:00Z">
        <w:r w:rsidR="00F766B6">
          <w:rPr>
            <w:lang w:val="en-GB"/>
          </w:rPr>
          <w:t>, and as one might expect the bats showed a near-exc</w:t>
        </w:r>
      </w:ins>
      <w:ins w:id="257" w:author="Shambhavi Chidambaram" w:date="2022-02-24T16:16:00Z">
        <w:r w:rsidR="00F766B6">
          <w:rPr>
            <w:lang w:val="en-GB"/>
          </w:rPr>
          <w:t>lusive preference for the rewarding option</w:t>
        </w:r>
      </w:ins>
      <w:ins w:id="258" w:author="Shambhavi Chidambaram" w:date="2022-02-24T16:19:00Z">
        <w:r w:rsidR="00F8252A">
          <w:rPr>
            <w:lang w:val="en-GB"/>
          </w:rPr>
          <w:t xml:space="preserve"> on all three nights</w:t>
        </w:r>
      </w:ins>
      <w:ins w:id="259" w:author="Shambhavi Chidambaram" w:date="2022-02-24T16:16:00Z">
        <w:r w:rsidR="00F766B6">
          <w:rPr>
            <w:lang w:val="en-GB"/>
          </w:rPr>
          <w:t>. As the rewarding properties reversed between the two flowers, the bats re-established their hig</w:t>
        </w:r>
      </w:ins>
      <w:ins w:id="260" w:author="Shambhavi Chidambaram" w:date="2022-02-24T16:17:00Z">
        <w:r w:rsidR="00F766B6">
          <w:rPr>
            <w:lang w:val="en-GB"/>
          </w:rPr>
          <w:t>h preference for the rewarding flower</w:t>
        </w:r>
      </w:ins>
      <w:ins w:id="261" w:author="Shambhavi Chidambaram" w:date="2022-02-24T16:19:00Z">
        <w:r w:rsidR="00F8252A">
          <w:rPr>
            <w:lang w:val="en-GB"/>
          </w:rPr>
          <w:t xml:space="preserve"> by the</w:t>
        </w:r>
      </w:ins>
      <w:ins w:id="262" w:author="Shambhavi Chidambaram" w:date="2022-02-24T16:20:00Z">
        <w:r w:rsidR="00F8252A">
          <w:rPr>
            <w:lang w:val="en-GB"/>
          </w:rPr>
          <w:t xml:space="preserve"> first </w:t>
        </w:r>
      </w:ins>
      <w:ins w:id="263" w:author="Shambhavi Chidambaram" w:date="2022-02-24T16:26:00Z">
        <w:r w:rsidR="003E799D">
          <w:rPr>
            <w:lang w:val="en-GB"/>
          </w:rPr>
          <w:t xml:space="preserve">bin of </w:t>
        </w:r>
      </w:ins>
      <w:ins w:id="264" w:author="Shambhavi Chidambaram" w:date="2022-02-24T16:20:00Z">
        <w:r w:rsidR="00F8252A">
          <w:rPr>
            <w:lang w:val="en-GB"/>
          </w:rPr>
          <w:t>ten visits after a reversal</w:t>
        </w:r>
      </w:ins>
      <w:ins w:id="265" w:author="Shambhavi Chidambaram" w:date="2022-02-24T16:18:00Z">
        <w:r w:rsidR="00F8252A">
          <w:rPr>
            <w:lang w:val="en-GB"/>
          </w:rPr>
          <w:t xml:space="preserve"> and maintained it</w:t>
        </w:r>
      </w:ins>
      <w:ins w:id="266" w:author="Shambhavi Chidambaram" w:date="2022-02-24T16:20:00Z">
        <w:r w:rsidR="00F8252A">
          <w:rPr>
            <w:lang w:val="en-GB"/>
          </w:rPr>
          <w:t xml:space="preserve"> until the next reversal</w:t>
        </w:r>
      </w:ins>
      <w:ins w:id="267" w:author="Shambhavi Chidambaram" w:date="2022-02-24T16:18:00Z">
        <w:r w:rsidR="00F8252A">
          <w:rPr>
            <w:lang w:val="en-GB"/>
          </w:rPr>
          <w:t>.</w:t>
        </w:r>
      </w:ins>
      <w:ins w:id="268" w:author="Shambhavi Chidambaram" w:date="2022-02-24T16:26:00Z">
        <w:r w:rsidR="003E799D">
          <w:rPr>
            <w:lang w:val="en-GB"/>
          </w:rPr>
          <w:t xml:space="preserve"> </w:t>
        </w:r>
      </w:ins>
      <w:ins w:id="269" w:author="Shambhavi Chidambaram" w:date="2022-02-24T16:18:00Z">
        <w:r w:rsidR="00F8252A">
          <w:rPr>
            <w:lang w:val="en-GB"/>
          </w:rPr>
          <w:t xml:space="preserve"> </w:t>
        </w:r>
      </w:ins>
    </w:p>
    <w:p w14:paraId="22A2DF29" w14:textId="617A0C3B" w:rsidR="006C5AD9" w:rsidRDefault="00F8252A" w:rsidP="00BD159D">
      <w:pPr>
        <w:pStyle w:val="BodyText"/>
        <w:rPr>
          <w:ins w:id="270" w:author="Shambhavi Chidambaram" w:date="2022-02-24T17:22:00Z"/>
          <w:lang w:val="en-GB"/>
        </w:rPr>
      </w:pPr>
      <w:ins w:id="271" w:author="Shambhavi Chidambaram" w:date="2022-02-24T16:20:00Z">
        <w:r>
          <w:rPr>
            <w:lang w:val="en-GB"/>
          </w:rPr>
          <w:t xml:space="preserve">The second aim of our </w:t>
        </w:r>
      </w:ins>
      <w:ins w:id="272" w:author="Shambhavi Chidambaram" w:date="2022-02-24T16:26:00Z">
        <w:r w:rsidR="003E799D">
          <w:rPr>
            <w:lang w:val="en-GB"/>
          </w:rPr>
          <w:t xml:space="preserve">experiment was to </w:t>
        </w:r>
      </w:ins>
      <w:ins w:id="273" w:author="Shambhavi Chidambaram" w:date="2022-02-24T16:30:00Z">
        <w:r w:rsidR="003E799D">
          <w:rPr>
            <w:lang w:val="en-GB"/>
          </w:rPr>
          <w:t>see if the bats</w:t>
        </w:r>
      </w:ins>
      <w:ins w:id="274" w:author="Shambhavi Chidambaram" w:date="2022-02-24T16:32:00Z">
        <w:r w:rsidR="0083298B">
          <w:rPr>
            <w:lang w:val="en-GB"/>
          </w:rPr>
          <w:t>’ behaviour</w:t>
        </w:r>
      </w:ins>
      <w:ins w:id="275" w:author="Shambhavi Chidambaram" w:date="2022-02-24T16:30:00Z">
        <w:r w:rsidR="003E799D">
          <w:rPr>
            <w:lang w:val="en-GB"/>
          </w:rPr>
          <w:t xml:space="preserve"> </w:t>
        </w:r>
      </w:ins>
      <w:ins w:id="276" w:author="Shambhavi Chidambaram" w:date="2022-02-24T16:32:00Z">
        <w:r w:rsidR="0083298B">
          <w:rPr>
            <w:lang w:val="en-GB"/>
          </w:rPr>
          <w:t>indicated the occurrence of second-order learning</w:t>
        </w:r>
      </w:ins>
      <w:ins w:id="277" w:author="Shambhavi Chidambaram" w:date="2022-02-24T17:10:00Z">
        <w:r w:rsidR="00A9555E">
          <w:rPr>
            <w:lang w:val="en-GB"/>
          </w:rPr>
          <w:t xml:space="preserve">: a change that was due to their repeated experience of reversing reward properties. </w:t>
        </w:r>
      </w:ins>
      <w:ins w:id="278" w:author="Shambhavi Chidambaram" w:date="2022-02-24T17:11:00Z">
        <w:r w:rsidR="00A9555E">
          <w:rPr>
            <w:lang w:val="en-GB"/>
          </w:rPr>
          <w:t>We detected two such behavioural changes: a decrease in the visits to the rewarding flower from the start to the end of each night; and a</w:t>
        </w:r>
      </w:ins>
      <w:ins w:id="279" w:author="Shambhavi Chidambaram" w:date="2022-02-24T17:12:00Z">
        <w:r w:rsidR="00A9555E">
          <w:rPr>
            <w:lang w:val="en-GB"/>
          </w:rPr>
          <w:t>n</w:t>
        </w:r>
      </w:ins>
      <w:ins w:id="280" w:author="Shambhavi Chidambaram" w:date="2022-02-24T17:11:00Z">
        <w:r w:rsidR="00A9555E">
          <w:rPr>
            <w:lang w:val="en-GB"/>
          </w:rPr>
          <w:t xml:space="preserve"> increase in the visits to the rewarding flower </w:t>
        </w:r>
      </w:ins>
      <w:ins w:id="281" w:author="Shambhavi Chidambaram" w:date="2022-02-24T17:12:00Z">
        <w:r w:rsidR="00A9555E">
          <w:rPr>
            <w:lang w:val="en-GB"/>
          </w:rPr>
          <w:t xml:space="preserve">across the three experimental nights. </w:t>
        </w:r>
      </w:ins>
      <w:ins w:id="282" w:author="Shambhavi Chidambaram" w:date="2022-02-24T17:14:00Z">
        <w:r w:rsidR="00A9555E">
          <w:rPr>
            <w:lang w:val="en-GB"/>
          </w:rPr>
          <w:t>The latter was a smaller effect compared t</w:t>
        </w:r>
      </w:ins>
      <w:ins w:id="283" w:author="Shambhavi Chidambaram" w:date="2022-02-24T17:15:00Z">
        <w:r w:rsidR="00A9555E">
          <w:rPr>
            <w:lang w:val="en-GB"/>
          </w:rPr>
          <w:t xml:space="preserve">o the former, probably because of a ceiling effect – the bats were making a </w:t>
        </w:r>
      </w:ins>
      <w:ins w:id="284" w:author="Shambhavi Chidambaram" w:date="2022-02-24T17:19:00Z">
        <w:r w:rsidR="002131C7">
          <w:rPr>
            <w:lang w:val="en-GB"/>
          </w:rPr>
          <w:t xml:space="preserve">high </w:t>
        </w:r>
      </w:ins>
      <w:ins w:id="285" w:author="Shambhavi Chidambaram" w:date="2022-02-24T17:15:00Z">
        <w:r w:rsidR="00A9555E">
          <w:rPr>
            <w:lang w:val="en-GB"/>
          </w:rPr>
          <w:t>enough number of visits to the rewarding flower that</w:t>
        </w:r>
      </w:ins>
      <w:ins w:id="286" w:author="Shambhavi Chidambaram" w:date="2022-02-24T17:18:00Z">
        <w:r w:rsidR="002131C7">
          <w:rPr>
            <w:lang w:val="en-GB"/>
          </w:rPr>
          <w:t xml:space="preserve"> any further increas</w:t>
        </w:r>
      </w:ins>
      <w:ins w:id="287" w:author="Shambhavi Chidambaram" w:date="2022-02-24T17:19:00Z">
        <w:r w:rsidR="002131C7">
          <w:rPr>
            <w:lang w:val="en-GB"/>
          </w:rPr>
          <w:t xml:space="preserve">e had to be relatively small. </w:t>
        </w:r>
      </w:ins>
      <w:ins w:id="288" w:author="Shambhavi Chidambaram" w:date="2022-02-24T17:21:00Z">
        <w:r w:rsidR="007F41F9">
          <w:rPr>
            <w:lang w:val="en-GB"/>
          </w:rPr>
          <w:t>Much more interesting is the decrease</w:t>
        </w:r>
      </w:ins>
      <w:ins w:id="289" w:author="Shambhavi Chidambaram" w:date="2022-02-24T17:20:00Z">
        <w:r w:rsidR="002131C7">
          <w:rPr>
            <w:lang w:val="en-GB"/>
          </w:rPr>
          <w:t xml:space="preserve"> in the number of visits to the rewarding flower over the course of a</w:t>
        </w:r>
      </w:ins>
      <w:ins w:id="290" w:author="Shambhavi Chidambaram" w:date="2022-02-24T17:21:00Z">
        <w:r w:rsidR="002131C7">
          <w:rPr>
            <w:lang w:val="en-GB"/>
          </w:rPr>
          <w:t xml:space="preserve">n experimental </w:t>
        </w:r>
        <w:r w:rsidR="007F41F9">
          <w:rPr>
            <w:lang w:val="en-GB"/>
          </w:rPr>
          <w:t>night. This is consistent wit</w:t>
        </w:r>
      </w:ins>
      <w:ins w:id="291" w:author="Shambhavi Chidambaram" w:date="2022-02-24T17:22:00Z">
        <w:r w:rsidR="007F41F9">
          <w:rPr>
            <w:lang w:val="en-GB"/>
          </w:rPr>
          <w:t xml:space="preserve">h the findings from the exploratory analysis: the first block of a night is when the highest number of visits to the rewarding flower occur. </w:t>
        </w:r>
      </w:ins>
    </w:p>
    <w:p w14:paraId="1443543A" w14:textId="2FE8CE15" w:rsidR="005D13EF" w:rsidRPr="00A53AB9" w:rsidRDefault="007F41F9" w:rsidP="00BD159D">
      <w:pPr>
        <w:pStyle w:val="BodyText"/>
        <w:rPr>
          <w:ins w:id="292" w:author="Shambhavi Chidambaram" w:date="2022-02-24T18:52:00Z"/>
          <w:lang w:val="en-GB"/>
        </w:rPr>
      </w:pPr>
      <w:ins w:id="293" w:author="Shambhavi Chidambaram" w:date="2022-02-24T17:23:00Z">
        <w:r>
          <w:rPr>
            <w:lang w:val="en-GB"/>
          </w:rPr>
          <w:t>It is known that nectar-feeding bats show evidence of reinforcement-learning in their decision-making behaviour (</w:t>
        </w:r>
      </w:ins>
      <w:proofErr w:type="spellStart"/>
      <w:ins w:id="294" w:author="Shambhavi Chidambaram" w:date="2022-02-24T17:25:00Z">
        <w:r>
          <w:rPr>
            <w:lang w:val="en-GB"/>
          </w:rPr>
          <w:t>Nachev</w:t>
        </w:r>
        <w:proofErr w:type="spellEnd"/>
        <w:r>
          <w:rPr>
            <w:lang w:val="en-GB"/>
          </w:rPr>
          <w:t xml:space="preserve"> et al., 2017)</w:t>
        </w:r>
      </w:ins>
      <w:ins w:id="295" w:author="Shambhavi Chidambaram" w:date="2022-02-24T17:31:00Z">
        <w:r w:rsidR="007422C8">
          <w:rPr>
            <w:lang w:val="en-GB"/>
          </w:rPr>
          <w:t xml:space="preserve">. When the animals receive </w:t>
        </w:r>
      </w:ins>
      <w:ins w:id="296" w:author="Shambhavi Chidambaram" w:date="2022-02-24T17:37:00Z">
        <w:r w:rsidR="009C4B58">
          <w:rPr>
            <w:lang w:val="en-GB"/>
          </w:rPr>
          <w:t xml:space="preserve">a reward, i.e., reinforcement, </w:t>
        </w:r>
      </w:ins>
      <w:ins w:id="297" w:author="Shambhavi Chidambaram" w:date="2022-02-24T17:34:00Z">
        <w:r w:rsidR="007422C8">
          <w:rPr>
            <w:lang w:val="en-GB"/>
          </w:rPr>
          <w:t xml:space="preserve">at a particular location or </w:t>
        </w:r>
      </w:ins>
      <w:ins w:id="298" w:author="Shambhavi Chidambaram" w:date="2022-02-24T17:37:00Z">
        <w:r w:rsidR="009C4B58">
          <w:rPr>
            <w:lang w:val="en-GB"/>
          </w:rPr>
          <w:t>associated with a particular cue, they are more likely to return to that location or cue.</w:t>
        </w:r>
      </w:ins>
      <w:ins w:id="299" w:author="Shambhavi Chidambaram" w:date="2022-02-24T17:38:00Z">
        <w:r w:rsidR="009C4B58">
          <w:rPr>
            <w:lang w:val="en-GB"/>
          </w:rPr>
          <w:t xml:space="preserve"> </w:t>
        </w:r>
      </w:ins>
      <w:ins w:id="300" w:author="Shambhavi Chidambaram" w:date="2022-02-24T17:43:00Z">
        <w:r w:rsidR="006B5143">
          <w:rPr>
            <w:lang w:val="en-GB"/>
          </w:rPr>
          <w:t>Indeed, t</w:t>
        </w:r>
      </w:ins>
      <w:ins w:id="301" w:author="Shambhavi Chidambaram" w:date="2022-02-24T17:38:00Z">
        <w:r w:rsidR="009C4B58">
          <w:rPr>
            <w:lang w:val="en-GB"/>
          </w:rPr>
          <w:t>he strategy of win-stay, lose-shift can be thought of as an extreme form of reinforcement learning, wherein</w:t>
        </w:r>
      </w:ins>
      <w:ins w:id="302" w:author="Shambhavi Chidambaram" w:date="2022-02-24T17:39:00Z">
        <w:r w:rsidR="009C4B58">
          <w:rPr>
            <w:lang w:val="en-GB"/>
          </w:rPr>
          <w:t xml:space="preserve"> an animal’s </w:t>
        </w:r>
      </w:ins>
      <w:ins w:id="303" w:author="Shambhavi Chidambaram" w:date="2022-02-24T17:40:00Z">
        <w:r w:rsidR="009C4B58">
          <w:rPr>
            <w:lang w:val="en-GB"/>
          </w:rPr>
          <w:t>tendency</w:t>
        </w:r>
      </w:ins>
      <w:ins w:id="304" w:author="Shambhavi Chidambaram" w:date="2022-02-24T17:39:00Z">
        <w:r w:rsidR="009C4B58">
          <w:rPr>
            <w:lang w:val="en-GB"/>
          </w:rPr>
          <w:t xml:space="preserve"> to choose a location or cue </w:t>
        </w:r>
      </w:ins>
      <w:ins w:id="305" w:author="Shambhavi Chidambaram" w:date="2022-02-24T17:40:00Z">
        <w:r w:rsidR="009C4B58">
          <w:rPr>
            <w:lang w:val="en-GB"/>
          </w:rPr>
          <w:t xml:space="preserve">becomes </w:t>
        </w:r>
      </w:ins>
      <w:ins w:id="306" w:author="Shambhavi Chidambaram" w:date="2022-02-24T17:42:00Z">
        <w:r w:rsidR="009C4B58">
          <w:rPr>
            <w:lang w:val="en-GB"/>
          </w:rPr>
          <w:t>an exclusive preference</w:t>
        </w:r>
      </w:ins>
      <w:ins w:id="307" w:author="Shambhavi Chidambaram" w:date="2022-02-24T17:40:00Z">
        <w:r w:rsidR="009C4B58">
          <w:rPr>
            <w:lang w:val="en-GB"/>
          </w:rPr>
          <w:t xml:space="preserve"> when reinforcement is ex</w:t>
        </w:r>
      </w:ins>
      <w:ins w:id="308" w:author="Shambhavi Chidambaram" w:date="2022-02-24T17:41:00Z">
        <w:r w:rsidR="009C4B58">
          <w:rPr>
            <w:lang w:val="en-GB"/>
          </w:rPr>
          <w:t>perienced even once</w:t>
        </w:r>
      </w:ins>
      <w:ins w:id="309" w:author="Shambhavi Chidambaram" w:date="2022-02-24T17:42:00Z">
        <w:r w:rsidR="009C4B58">
          <w:rPr>
            <w:lang w:val="en-GB"/>
          </w:rPr>
          <w:t>, and</w:t>
        </w:r>
      </w:ins>
      <w:ins w:id="310" w:author="Shambhavi Chidambaram" w:date="2022-02-24T17:41:00Z">
        <w:r w:rsidR="009C4B58">
          <w:rPr>
            <w:lang w:val="en-GB"/>
          </w:rPr>
          <w:t xml:space="preserve"> </w:t>
        </w:r>
      </w:ins>
      <w:ins w:id="311" w:author="Shambhavi Chidambaram" w:date="2022-02-24T17:39:00Z">
        <w:r w:rsidR="009C4B58">
          <w:rPr>
            <w:lang w:val="en-GB"/>
          </w:rPr>
          <w:t xml:space="preserve">drops to </w:t>
        </w:r>
      </w:ins>
      <w:ins w:id="312" w:author="Shambhavi Chidambaram" w:date="2022-02-24T17:40:00Z">
        <w:r w:rsidR="009C4B58">
          <w:rPr>
            <w:lang w:val="en-GB"/>
          </w:rPr>
          <w:t xml:space="preserve">zero </w:t>
        </w:r>
      </w:ins>
      <w:ins w:id="313" w:author="Shambhavi Chidambaram" w:date="2022-02-24T17:42:00Z">
        <w:r w:rsidR="006B5143">
          <w:rPr>
            <w:lang w:val="en-GB"/>
          </w:rPr>
          <w:t xml:space="preserve">when a </w:t>
        </w:r>
        <w:r w:rsidR="006B5143">
          <w:rPr>
            <w:i/>
            <w:iCs/>
            <w:lang w:val="en-GB"/>
          </w:rPr>
          <w:t>lack</w:t>
        </w:r>
        <w:r w:rsidR="006B5143">
          <w:rPr>
            <w:lang w:val="en-GB"/>
          </w:rPr>
          <w:t xml:space="preserve"> of reinforcement is exp</w:t>
        </w:r>
      </w:ins>
      <w:ins w:id="314" w:author="Shambhavi Chidambaram" w:date="2022-02-24T17:43:00Z">
        <w:r w:rsidR="006B5143">
          <w:rPr>
            <w:lang w:val="en-GB"/>
          </w:rPr>
          <w:t xml:space="preserve">erienced even once. </w:t>
        </w:r>
      </w:ins>
      <w:ins w:id="315" w:author="Shambhavi Chidambaram" w:date="2022-02-24T17:44:00Z">
        <w:r w:rsidR="006B5143">
          <w:rPr>
            <w:lang w:val="en-GB"/>
          </w:rPr>
          <w:t>In this way, the presence or absence of reward at</w:t>
        </w:r>
      </w:ins>
      <w:ins w:id="316" w:author="Shambhavi Chidambaram" w:date="2022-02-24T17:45:00Z">
        <w:r w:rsidR="006B5143">
          <w:rPr>
            <w:lang w:val="en-GB"/>
          </w:rPr>
          <w:t xml:space="preserve"> a location or associated with a cue have the effect of respectively increasing or decreasing an animal’s tendency to approach that cue.</w:t>
        </w:r>
      </w:ins>
      <w:ins w:id="317" w:author="Shambhavi Chidambaram" w:date="2022-02-24T17:46:00Z">
        <w:r w:rsidR="006B5143">
          <w:rPr>
            <w:lang w:val="en-GB"/>
          </w:rPr>
          <w:t xml:space="preserve"> Thus, as the bats experience multiple reversals over the course of a night, what they experience </w:t>
        </w:r>
      </w:ins>
      <w:ins w:id="318" w:author="Shambhavi Chidambaram" w:date="2022-02-24T18:30:00Z">
        <w:r w:rsidR="008F1434">
          <w:rPr>
            <w:lang w:val="en-GB"/>
          </w:rPr>
          <w:t>at each location is a generally high rat</w:t>
        </w:r>
      </w:ins>
      <w:ins w:id="319" w:author="Shambhavi Chidambaram" w:date="2022-02-24T18:31:00Z">
        <w:r w:rsidR="008F1434">
          <w:rPr>
            <w:lang w:val="en-GB"/>
          </w:rPr>
          <w:t xml:space="preserve">e of reinforcement, but </w:t>
        </w:r>
      </w:ins>
      <w:ins w:id="320" w:author="Shambhavi Chidambaram" w:date="2022-02-24T18:37:00Z">
        <w:r w:rsidR="00EF58EE">
          <w:rPr>
            <w:lang w:val="en-GB"/>
          </w:rPr>
          <w:t xml:space="preserve">an increasing number of instances of a lack of reinforcement as well. We postulate that each reversal, and its consequent experience of a lack of </w:t>
        </w:r>
      </w:ins>
      <w:ins w:id="321" w:author="Shambhavi Chidambaram" w:date="2022-02-24T18:38:00Z">
        <w:r w:rsidR="00EF58EE">
          <w:rPr>
            <w:lang w:val="en-GB"/>
          </w:rPr>
          <w:t>reward</w:t>
        </w:r>
      </w:ins>
      <w:ins w:id="322" w:author="Shambhavi Chidambaram" w:date="2022-02-24T18:37:00Z">
        <w:r w:rsidR="00EF58EE">
          <w:rPr>
            <w:lang w:val="en-GB"/>
          </w:rPr>
          <w:t xml:space="preserve"> at a</w:t>
        </w:r>
      </w:ins>
      <w:ins w:id="323" w:author="Shambhavi Chidambaram" w:date="2022-02-24T18:39:00Z">
        <w:r w:rsidR="00EF58EE">
          <w:rPr>
            <w:lang w:val="en-GB"/>
          </w:rPr>
          <w:t xml:space="preserve"> hitherto rewarding location</w:t>
        </w:r>
      </w:ins>
      <w:ins w:id="324" w:author="Shambhavi Chidambaram" w:date="2022-02-24T18:40:00Z">
        <w:r w:rsidR="00EF58EE">
          <w:rPr>
            <w:lang w:val="en-GB"/>
          </w:rPr>
          <w:t xml:space="preserve">, had the effect of decreasing the animals’ tendency to return to the location, though the much more numerous instances of reinforcement </w:t>
        </w:r>
      </w:ins>
      <w:ins w:id="325" w:author="Shambhavi Chidambaram" w:date="2022-02-25T09:05:00Z">
        <w:r w:rsidR="006E5AE6">
          <w:rPr>
            <w:lang w:val="en-GB"/>
          </w:rPr>
          <w:t>nevertheless kept</w:t>
        </w:r>
      </w:ins>
      <w:ins w:id="326" w:author="Shambhavi Chidambaram" w:date="2022-02-24T18:41:00Z">
        <w:r w:rsidR="00EF58EE">
          <w:rPr>
            <w:lang w:val="en-GB"/>
          </w:rPr>
          <w:t xml:space="preserve"> that tendency relatively high. </w:t>
        </w:r>
      </w:ins>
      <w:ins w:id="327" w:author="Shambhavi Chidambaram" w:date="2022-02-25T09:57:00Z">
        <w:r w:rsidR="00A53AB9">
          <w:rPr>
            <w:lang w:val="en-GB"/>
          </w:rPr>
          <w:t xml:space="preserve">Though it seems at first glance that the bats are increasing the number of </w:t>
        </w:r>
      </w:ins>
      <w:ins w:id="328" w:author="Shambhavi Chidambaram" w:date="2022-02-25T09:58:00Z">
        <w:r w:rsidR="00A53AB9">
          <w:rPr>
            <w:lang w:val="en-GB"/>
          </w:rPr>
          <w:t>anticipatory</w:t>
        </w:r>
      </w:ins>
      <w:ins w:id="329" w:author="Shambhavi Chidambaram" w:date="2022-02-25T09:57:00Z">
        <w:r w:rsidR="00A53AB9">
          <w:rPr>
            <w:lang w:val="en-GB"/>
          </w:rPr>
          <w:t xml:space="preserve"> errors </w:t>
        </w:r>
      </w:ins>
      <w:ins w:id="330" w:author="Shambhavi Chidambaram" w:date="2022-02-25T09:58:00Z">
        <w:r w:rsidR="00A53AB9">
          <w:rPr>
            <w:lang w:val="en-GB"/>
          </w:rPr>
          <w:t>they make (which are errors that occur before the reversal), we do not believe</w:t>
        </w:r>
      </w:ins>
      <w:ins w:id="331" w:author="Shambhavi Chidambaram" w:date="2022-02-25T09:59:00Z">
        <w:r w:rsidR="00A53AB9">
          <w:rPr>
            <w:lang w:val="en-GB"/>
          </w:rPr>
          <w:t xml:space="preserve"> this to be the case. This is because despite the decrease in visits to the rewarding flower </w:t>
        </w:r>
      </w:ins>
      <w:ins w:id="332" w:author="Shambhavi Chidambaram" w:date="2022-02-25T10:00:00Z">
        <w:r w:rsidR="00A53AB9">
          <w:rPr>
            <w:lang w:val="en-GB"/>
          </w:rPr>
          <w:t xml:space="preserve">with each reversal within a night, within each reversal block the highest number of such visits is just </w:t>
        </w:r>
        <w:r w:rsidR="00A53AB9">
          <w:rPr>
            <w:i/>
            <w:iCs/>
            <w:lang w:val="en-GB"/>
          </w:rPr>
          <w:t>before</w:t>
        </w:r>
      </w:ins>
      <w:ins w:id="333" w:author="Shambhavi Chidambaram" w:date="2022-02-25T10:01:00Z">
        <w:r w:rsidR="00A53AB9">
          <w:rPr>
            <w:lang w:val="en-GB"/>
          </w:rPr>
          <w:t xml:space="preserve"> the next reversal. In other worse, there is an increase </w:t>
        </w:r>
        <w:r w:rsidR="006B076D">
          <w:rPr>
            <w:lang w:val="en-GB"/>
          </w:rPr>
          <w:t xml:space="preserve">in errors, but these are not anticipatory errors. </w:t>
        </w:r>
      </w:ins>
    </w:p>
    <w:p w14:paraId="134DD7CE" w14:textId="4B996A0B" w:rsidR="005D13EF" w:rsidRPr="006B5143" w:rsidRDefault="00EF58EE" w:rsidP="00BD159D">
      <w:pPr>
        <w:pStyle w:val="BodyText"/>
        <w:rPr>
          <w:ins w:id="334" w:author="Shambhavi Chidambaram" w:date="2022-02-22T12:39:00Z"/>
          <w:lang w:val="en-GB"/>
          <w:rPrChange w:id="335" w:author="Shambhavi Chidambaram" w:date="2022-02-24T17:42:00Z">
            <w:rPr>
              <w:ins w:id="336" w:author="Shambhavi Chidambaram" w:date="2022-02-22T12:39:00Z"/>
              <w:b/>
              <w:bCs/>
              <w:i/>
              <w:iCs/>
              <w:lang w:val="en-GB"/>
            </w:rPr>
          </w:rPrChange>
        </w:rPr>
      </w:pPr>
      <w:ins w:id="337" w:author="Shambhavi Chidambaram" w:date="2022-02-24T18:41:00Z">
        <w:r>
          <w:rPr>
            <w:lang w:val="en-GB"/>
          </w:rPr>
          <w:t>This is a kind of second-order learning</w:t>
        </w:r>
      </w:ins>
      <w:ins w:id="338" w:author="Shambhavi Chidambaram" w:date="2022-02-24T18:50:00Z">
        <w:r w:rsidR="0076082C">
          <w:rPr>
            <w:lang w:val="en-GB"/>
          </w:rPr>
          <w:t>, but not indicative that the bats are converging on the</w:t>
        </w:r>
      </w:ins>
      <w:ins w:id="339" w:author="Shambhavi Chidambaram" w:date="2022-02-24T18:51:00Z">
        <w:r w:rsidR="0076082C">
          <w:rPr>
            <w:lang w:val="en-GB"/>
          </w:rPr>
          <w:t xml:space="preserve"> optimal behaviour of one ‘error’ per reversal.</w:t>
        </w:r>
      </w:ins>
      <w:ins w:id="340" w:author="Shambhavi Chidambaram" w:date="2022-02-24T18:52:00Z">
        <w:r w:rsidR="005D13EF">
          <w:rPr>
            <w:lang w:val="en-GB"/>
          </w:rPr>
          <w:t xml:space="preserve"> Our third aim of the experiment was to see </w:t>
        </w:r>
      </w:ins>
      <w:ins w:id="341" w:author="Shambhavi Chidambaram" w:date="2022-02-24T18:53:00Z">
        <w:r w:rsidR="005D13EF">
          <w:rPr>
            <w:lang w:val="en-GB"/>
          </w:rPr>
          <w:t xml:space="preserve">whether the bats’ choice behaviour approached the optimal </w:t>
        </w:r>
      </w:ins>
      <w:ins w:id="342" w:author="Shambhavi Chidambaram" w:date="2022-02-24T18:54:00Z">
        <w:r w:rsidR="005D13EF">
          <w:rPr>
            <w:lang w:val="en-GB"/>
          </w:rPr>
          <w:t xml:space="preserve">win-stay lose-shift </w:t>
        </w:r>
        <w:r w:rsidR="005D13EF">
          <w:rPr>
            <w:lang w:val="en-GB"/>
          </w:rPr>
          <w:lastRenderedPageBreak/>
          <w:t xml:space="preserve">strategy. The number of visits immediately after a reversal to the </w:t>
        </w:r>
        <w:proofErr w:type="gramStart"/>
        <w:r w:rsidR="005D13EF">
          <w:rPr>
            <w:lang w:val="en-GB"/>
          </w:rPr>
          <w:t>previously-rewarding</w:t>
        </w:r>
        <w:proofErr w:type="gramEnd"/>
        <w:r w:rsidR="005D13EF">
          <w:rPr>
            <w:lang w:val="en-GB"/>
          </w:rPr>
          <w:t xml:space="preserve"> flower before the first visit to the newly-rewarding flower, which we term the perseve</w:t>
        </w:r>
      </w:ins>
      <w:ins w:id="343" w:author="Shambhavi Chidambaram" w:date="2022-02-24T18:55:00Z">
        <w:r w:rsidR="005D13EF">
          <w:rPr>
            <w:lang w:val="en-GB"/>
          </w:rPr>
          <w:t xml:space="preserve">rative visits, did in fact decrease on the first night but reached a plateau by the second night and did not decrease further. </w:t>
        </w:r>
      </w:ins>
    </w:p>
    <w:p w14:paraId="0A12135A" w14:textId="0B763729" w:rsidR="0026740D" w:rsidRPr="00501141" w:rsidRDefault="0026740D" w:rsidP="00BD159D">
      <w:pPr>
        <w:pStyle w:val="BodyText"/>
        <w:rPr>
          <w:ins w:id="344" w:author="Shambhavi Chidambaram" w:date="2022-02-22T12:40:00Z"/>
          <w:lang w:val="en-GB"/>
          <w:rPrChange w:id="345" w:author="Shambhavi Chidambaram" w:date="2022-02-25T09:05:00Z">
            <w:rPr>
              <w:ins w:id="346" w:author="Shambhavi Chidambaram" w:date="2022-02-22T12:40:00Z"/>
              <w:b/>
              <w:bCs/>
              <w:i/>
              <w:iCs/>
              <w:lang w:val="en-GB"/>
            </w:rPr>
          </w:rPrChange>
        </w:rPr>
      </w:pPr>
      <w:ins w:id="347" w:author="Shambhavi Chidambaram" w:date="2022-02-25T08:42:00Z">
        <w:r>
          <w:rPr>
            <w:lang w:val="en-GB"/>
          </w:rPr>
          <w:t>Overall</w:t>
        </w:r>
      </w:ins>
      <w:ins w:id="348" w:author="Shambhavi Chidambaram" w:date="2022-02-25T20:18:00Z">
        <w:r w:rsidR="00292038">
          <w:rPr>
            <w:lang w:val="en-GB"/>
          </w:rPr>
          <w:t>,</w:t>
        </w:r>
      </w:ins>
      <w:ins w:id="349" w:author="Shambhavi Chidambaram" w:date="2022-02-25T08:42:00Z">
        <w:r>
          <w:rPr>
            <w:lang w:val="en-GB"/>
          </w:rPr>
          <w:t xml:space="preserve"> it appears that the bats respond to their accumulating</w:t>
        </w:r>
      </w:ins>
      <w:ins w:id="350" w:author="Shambhavi Chidambaram" w:date="2022-02-25T08:43:00Z">
        <w:r>
          <w:rPr>
            <w:lang w:val="en-GB"/>
          </w:rPr>
          <w:t xml:space="preserve"> experience of reinforcement and lack of reinforcement in the serial reversal learning task by switching </w:t>
        </w:r>
      </w:ins>
      <w:ins w:id="351" w:author="Shambhavi Chidambaram" w:date="2022-02-25T08:49:00Z">
        <w:r w:rsidR="000B7077">
          <w:rPr>
            <w:lang w:val="en-GB"/>
          </w:rPr>
          <w:t xml:space="preserve">at first to the newly-rewarding option more swiftly and making </w:t>
        </w:r>
      </w:ins>
      <w:ins w:id="352" w:author="Shambhavi Chidambaram" w:date="2022-02-25T20:25:00Z">
        <w:r w:rsidR="00F73750">
          <w:rPr>
            <w:lang w:val="en-GB"/>
          </w:rPr>
          <w:t>a</w:t>
        </w:r>
      </w:ins>
      <w:ins w:id="353" w:author="Shambhavi Chidambaram" w:date="2022-02-25T08:49:00Z">
        <w:r w:rsidR="000B7077">
          <w:rPr>
            <w:lang w:val="en-GB"/>
          </w:rPr>
          <w:t xml:space="preserve"> majority but decreasing number of their visits to the rewarding flower. </w:t>
        </w:r>
      </w:ins>
      <w:ins w:id="354" w:author="Shambhavi Chidambaram" w:date="2022-02-25T08:50:00Z">
        <w:r w:rsidR="000B7077">
          <w:rPr>
            <w:lang w:val="en-GB"/>
          </w:rPr>
          <w:t xml:space="preserve">The role of the lack of reinforcement appears to be an important one: were this not the case we would expect to see an increase in the </w:t>
        </w:r>
      </w:ins>
      <w:ins w:id="355" w:author="Shambhavi Chidambaram" w:date="2022-02-25T08:51:00Z">
        <w:r w:rsidR="000B7077">
          <w:rPr>
            <w:lang w:val="en-GB"/>
          </w:rPr>
          <w:t>visits to the rewarding flower with an increasing number of experiences of reversal</w:t>
        </w:r>
      </w:ins>
      <w:ins w:id="356" w:author="Shambhavi Chidambaram" w:date="2022-02-25T08:52:00Z">
        <w:r w:rsidR="000B7077">
          <w:rPr>
            <w:lang w:val="en-GB"/>
          </w:rPr>
          <w:t xml:space="preserve">. </w:t>
        </w:r>
      </w:ins>
      <w:ins w:id="357" w:author="Shambhavi Chidambaram" w:date="2022-02-25T09:03:00Z">
        <w:r w:rsidR="0039551A">
          <w:rPr>
            <w:lang w:val="en-GB"/>
          </w:rPr>
          <w:t>This increase in visits to the rewarding flower with successive</w:t>
        </w:r>
      </w:ins>
      <w:ins w:id="358" w:author="Shambhavi Chidambaram" w:date="2022-02-25T08:52:00Z">
        <w:r w:rsidR="000B7077">
          <w:rPr>
            <w:lang w:val="en-GB"/>
          </w:rPr>
          <w:t xml:space="preserve"> is also what one would expect to see if the bats were learning the rule according to which their environment changed. </w:t>
        </w:r>
      </w:ins>
      <w:ins w:id="359" w:author="Shambhavi Chidambaram" w:date="2022-02-25T09:04:00Z">
        <w:r w:rsidR="00501141">
          <w:rPr>
            <w:lang w:val="en-GB"/>
          </w:rPr>
          <w:t>However, we argue that the decrease in the number of perseverative visits, even if that decrease reaches a plateau, means that</w:t>
        </w:r>
      </w:ins>
      <w:ins w:id="360" w:author="Shambhavi Chidambaram" w:date="2022-02-25T09:05:00Z">
        <w:r w:rsidR="00501141">
          <w:rPr>
            <w:lang w:val="en-GB"/>
          </w:rPr>
          <w:t xml:space="preserve"> a limited amount of rule-learning is in fact occurring. </w:t>
        </w:r>
      </w:ins>
    </w:p>
    <w:p w14:paraId="1573E448" w14:textId="77777777" w:rsidR="0026740D" w:rsidRDefault="0026740D" w:rsidP="0026740D">
      <w:pPr>
        <w:pStyle w:val="FirstParagraph"/>
        <w:rPr>
          <w:ins w:id="361" w:author="Shambhavi Chidambaram" w:date="2022-02-25T08:40:00Z"/>
          <w:lang w:val="en-GB"/>
        </w:rPr>
      </w:pPr>
      <w:ins w:id="362" w:author="Shambhavi Chidambaram" w:date="2022-02-25T08:40:00Z">
        <w:r>
          <w:rPr>
            <w:lang w:val="en-GB"/>
          </w:rPr>
          <w:t xml:space="preserve">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(Thiele 2006). Within each night bats adapted to the changes in resource availability. However, they needed four nights before they had adapted to the underlying recurring, predictable pattern of resource variability. </w:t>
        </w:r>
      </w:ins>
    </w:p>
    <w:p w14:paraId="16FDD57C" w14:textId="48BAFCF6" w:rsidR="0026740D" w:rsidRPr="001179B4" w:rsidRDefault="0026740D" w:rsidP="00BD159D">
      <w:pPr>
        <w:pStyle w:val="BodyText"/>
        <w:rPr>
          <w:ins w:id="363" w:author="Shambhavi Chidambaram" w:date="2022-02-22T12:40:00Z"/>
          <w:lang w:val="en-GB"/>
          <w:rPrChange w:id="364" w:author="Shambhavi Chidambaram" w:date="2022-02-25T09:06:00Z">
            <w:rPr>
              <w:ins w:id="365" w:author="Shambhavi Chidambaram" w:date="2022-02-22T12:40:00Z"/>
              <w:b/>
              <w:bCs/>
              <w:i/>
              <w:iCs/>
              <w:lang w:val="en-GB"/>
            </w:rPr>
          </w:rPrChange>
        </w:rPr>
      </w:pPr>
      <w:commentRangeStart w:id="366"/>
      <w:ins w:id="367" w:author="Shambhavi Chidambaram" w:date="2022-02-25T08:40:00Z">
        <w:r>
          <w:rPr>
            <w:lang w:val="en-GB"/>
          </w:rPr>
          <w:t>In most cases under natural foraging conditions flowers are emptied in a single visit, so win-stay is not often a profitable strategy. There are however certain plants such as species of</w:t>
        </w:r>
        <w:r>
          <w:rPr>
            <w:i/>
            <w:iCs/>
            <w:lang w:val="en-GB"/>
          </w:rPr>
          <w:t xml:space="preserve"> Agave</w:t>
        </w:r>
        <w:r>
          <w:rPr>
            <w:lang w:val="en-GB"/>
          </w:rPr>
          <w:t xml:space="preserve"> that hold large amounts of nectar, or </w:t>
        </w:r>
        <w:proofErr w:type="spellStart"/>
        <w:r>
          <w:rPr>
            <w:i/>
            <w:iCs/>
            <w:lang w:val="en-GB"/>
          </w:rPr>
          <w:t>Vriesea</w:t>
        </w:r>
        <w:proofErr w:type="spellEnd"/>
        <w:r>
          <w:rPr>
            <w:lang w:val="en-GB"/>
          </w:rPr>
          <w:t>, which if undetected all night may hold so much nectar that it requires multiple hovering visits to deplete</w:t>
        </w:r>
      </w:ins>
      <w:ins w:id="368" w:author="Shambhavi Chidambaram" w:date="2022-02-25T08:58:00Z">
        <w:r w:rsidR="0039551A">
          <w:rPr>
            <w:lang w:val="en-GB"/>
          </w:rPr>
          <w:t xml:space="preserve"> – “ja</w:t>
        </w:r>
      </w:ins>
      <w:ins w:id="369" w:author="Shambhavi Chidambaram" w:date="2022-02-25T08:59:00Z">
        <w:r w:rsidR="0039551A">
          <w:rPr>
            <w:lang w:val="en-GB"/>
          </w:rPr>
          <w:t>ckpot” rewards in other words (Ohashi and Thomson, 2005)</w:t>
        </w:r>
      </w:ins>
      <w:ins w:id="370" w:author="Shambhavi Chidambaram" w:date="2022-02-25T08:40:00Z">
        <w:r>
          <w:rPr>
            <w:lang w:val="en-GB"/>
          </w:rPr>
          <w:t>. The perception of flower nectar volume is subject to Weber’s Law (</w:t>
        </w:r>
        <w:proofErr w:type="spellStart"/>
        <w:r>
          <w:rPr>
            <w:lang w:val="en-GB"/>
          </w:rPr>
          <w:t>Tölch</w:t>
        </w:r>
        <w:proofErr w:type="spellEnd"/>
        <w:r>
          <w:rPr>
            <w:lang w:val="en-GB"/>
          </w:rPr>
          <w:t xml:space="preserve"> and Winter 2007).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 but win-stay situations do occur in the bats’ foraging environments, and thus the ability to adopt a ‘win-stay, lose-shift’ strategy is likely part of the bats’ natural foraging ecology</w:t>
        </w:r>
      </w:ins>
      <w:ins w:id="371" w:author="Shambhavi Chidambaram" w:date="2022-02-25T09:50:00Z">
        <w:r w:rsidR="002054F6">
          <w:rPr>
            <w:lang w:val="en-GB"/>
          </w:rPr>
          <w:t xml:space="preserve"> as nectar-feeding animals</w:t>
        </w:r>
      </w:ins>
      <w:ins w:id="372" w:author="Shambhavi Chidambaram" w:date="2022-02-25T08:40:00Z">
        <w:r>
          <w:rPr>
            <w:lang w:val="en-GB"/>
          </w:rPr>
          <w:t xml:space="preserve">. </w:t>
        </w:r>
        <w:commentRangeEnd w:id="366"/>
        <w:r>
          <w:rPr>
            <w:rStyle w:val="CommentReference"/>
          </w:rPr>
          <w:commentReference w:id="366"/>
        </w:r>
      </w:ins>
    </w:p>
    <w:p w14:paraId="3E358E86" w14:textId="01086D82" w:rsidR="00BF60D6" w:rsidRDefault="002054F6" w:rsidP="00BD159D">
      <w:pPr>
        <w:pStyle w:val="BodyText"/>
        <w:rPr>
          <w:ins w:id="373" w:author="Shambhavi Chidambaram" w:date="2022-02-25T10:18:00Z"/>
          <w:lang w:val="en-GB"/>
        </w:rPr>
      </w:pPr>
      <w:ins w:id="374" w:author="Shambhavi Chidambaram" w:date="2022-02-25T09:50:00Z">
        <w:r>
          <w:rPr>
            <w:lang w:val="en-GB"/>
          </w:rPr>
          <w:t xml:space="preserve">The performance on the serial reversal task of other animals </w:t>
        </w:r>
      </w:ins>
      <w:ins w:id="375" w:author="Shambhavi Chidambaram" w:date="2022-02-25T09:54:00Z">
        <w:r>
          <w:rPr>
            <w:lang w:val="en-GB"/>
          </w:rPr>
          <w:t>that share similarities with the bats on their foraging ecology is illuminating. Bumblebees</w:t>
        </w:r>
      </w:ins>
      <w:ins w:id="376" w:author="Shambhavi Chidambaram" w:date="2022-02-25T10:17:00Z">
        <w:r w:rsidR="006F4AD3">
          <w:rPr>
            <w:lang w:val="en-GB"/>
          </w:rPr>
          <w:t xml:space="preserve"> – which</w:t>
        </w:r>
      </w:ins>
      <w:ins w:id="377" w:author="Shambhavi Chidambaram" w:date="2022-02-25T10:18:00Z">
        <w:r w:rsidR="006F4AD3">
          <w:rPr>
            <w:lang w:val="en-GB"/>
          </w:rPr>
          <w:t xml:space="preserve"> </w:t>
        </w:r>
      </w:ins>
      <w:ins w:id="378" w:author="Shambhavi Chidambaram" w:date="2022-02-25T10:17:00Z">
        <w:r w:rsidR="006F4AD3">
          <w:rPr>
            <w:lang w:val="en-GB"/>
          </w:rPr>
          <w:t xml:space="preserve">consume </w:t>
        </w:r>
      </w:ins>
      <w:ins w:id="379" w:author="Shambhavi Chidambaram" w:date="2022-02-25T10:18:00Z">
        <w:r w:rsidR="006F4AD3">
          <w:rPr>
            <w:lang w:val="en-GB"/>
          </w:rPr>
          <w:t xml:space="preserve">nectar and pollinate flowers like our bats – </w:t>
        </w:r>
      </w:ins>
      <w:ins w:id="380" w:author="Shambhavi Chidambaram" w:date="2022-02-25T09:54:00Z">
        <w:r>
          <w:rPr>
            <w:lang w:val="en-GB"/>
          </w:rPr>
          <w:t>in a</w:t>
        </w:r>
      </w:ins>
      <w:ins w:id="381" w:author="Shambhavi Chidambaram" w:date="2022-02-25T20:25:00Z">
        <w:r w:rsidR="00D751E8">
          <w:rPr>
            <w:lang w:val="en-GB"/>
          </w:rPr>
          <w:t>n</w:t>
        </w:r>
      </w:ins>
      <w:ins w:id="382" w:author="Shambhavi Chidambaram" w:date="2022-02-25T09:54:00Z">
        <w:r>
          <w:rPr>
            <w:lang w:val="en-GB"/>
          </w:rPr>
          <w:t xml:space="preserve"> experiment </w:t>
        </w:r>
        <w:proofErr w:type="gramStart"/>
        <w:r>
          <w:rPr>
            <w:lang w:val="en-GB"/>
          </w:rPr>
          <w:t>similar to</w:t>
        </w:r>
        <w:proofErr w:type="gramEnd"/>
        <w:r>
          <w:rPr>
            <w:lang w:val="en-GB"/>
          </w:rPr>
          <w:t xml:space="preserve"> ours with </w:t>
        </w:r>
      </w:ins>
      <w:ins w:id="383" w:author="Shambhavi Chidambaram" w:date="2022-02-25T09:55:00Z">
        <w:r>
          <w:rPr>
            <w:lang w:val="en-GB"/>
          </w:rPr>
          <w:t xml:space="preserve">a large </w:t>
        </w:r>
      </w:ins>
      <w:ins w:id="384" w:author="Shambhavi Chidambaram" w:date="2022-02-25T10:18:00Z">
        <w:r w:rsidR="006F4AD3">
          <w:rPr>
            <w:lang w:val="en-GB"/>
          </w:rPr>
          <w:t>trial number</w:t>
        </w:r>
      </w:ins>
      <w:ins w:id="385" w:author="Shambhavi Chidambaram" w:date="2022-02-25T09:55:00Z">
        <w:r>
          <w:rPr>
            <w:lang w:val="en-GB"/>
          </w:rPr>
          <w:t xml:space="preserve"> (Strang and Sherry 2014) showed a reduction in their perseverative errors</w:t>
        </w:r>
      </w:ins>
      <w:ins w:id="386" w:author="Shambhavi Chidambaram" w:date="2022-02-25T10:05:00Z">
        <w:r w:rsidR="00072137">
          <w:rPr>
            <w:lang w:val="en-GB"/>
          </w:rPr>
          <w:t xml:space="preserve">, </w:t>
        </w:r>
      </w:ins>
      <w:ins w:id="387" w:author="Shambhavi Chidambaram" w:date="2022-02-25T09:56:00Z">
        <w:r w:rsidR="00A53AB9">
          <w:rPr>
            <w:lang w:val="en-GB"/>
          </w:rPr>
          <w:t xml:space="preserve">an increase in the errors made </w:t>
        </w:r>
      </w:ins>
      <w:ins w:id="388" w:author="Shambhavi Chidambaram" w:date="2022-02-25T10:05:00Z">
        <w:r w:rsidR="00072137">
          <w:rPr>
            <w:lang w:val="en-GB"/>
          </w:rPr>
          <w:t>i</w:t>
        </w:r>
      </w:ins>
      <w:ins w:id="389" w:author="Shambhavi Chidambaram" w:date="2022-02-25T10:06:00Z">
        <w:r w:rsidR="00072137">
          <w:rPr>
            <w:lang w:val="en-GB"/>
          </w:rPr>
          <w:t xml:space="preserve">n the last trials, though there is an overall decrease in the errors. </w:t>
        </w:r>
        <w:r w:rsidR="00815A65">
          <w:rPr>
            <w:lang w:val="en-GB"/>
          </w:rPr>
          <w:t>The authors of this paper interpret these findings as potentially indicative of proactive interference</w:t>
        </w:r>
      </w:ins>
      <w:ins w:id="390" w:author="Shambhavi Chidambaram" w:date="2022-02-25T10:07:00Z">
        <w:r w:rsidR="00815A65">
          <w:rPr>
            <w:lang w:val="en-GB"/>
          </w:rPr>
          <w:t xml:space="preserve">, which occurs when </w:t>
        </w:r>
        <w:proofErr w:type="gramStart"/>
        <w:r w:rsidR="00815A65">
          <w:rPr>
            <w:lang w:val="en-GB"/>
          </w:rPr>
          <w:t>previously-learned</w:t>
        </w:r>
        <w:proofErr w:type="gramEnd"/>
        <w:r w:rsidR="00815A65">
          <w:rPr>
            <w:lang w:val="en-GB"/>
          </w:rPr>
          <w:t xml:space="preserve"> information interferes with the learning or reme</w:t>
        </w:r>
      </w:ins>
      <w:ins w:id="391" w:author="Shambhavi Chidambaram" w:date="2022-02-25T10:08:00Z">
        <w:r w:rsidR="00815A65">
          <w:rPr>
            <w:lang w:val="en-GB"/>
          </w:rPr>
          <w:t xml:space="preserve">mbering new information (Tello-Ramos </w:t>
        </w:r>
      </w:ins>
      <w:ins w:id="392" w:author="Shambhavi Chidambaram" w:date="2022-02-25T10:09:00Z">
        <w:r w:rsidR="00815A65">
          <w:rPr>
            <w:lang w:val="en-GB"/>
          </w:rPr>
          <w:t xml:space="preserve">et al., 2019). </w:t>
        </w:r>
      </w:ins>
    </w:p>
    <w:p w14:paraId="510F0874" w14:textId="349C9BE2" w:rsidR="00815A65" w:rsidRPr="002054F6" w:rsidRDefault="006F4AD3" w:rsidP="00BD159D">
      <w:pPr>
        <w:pStyle w:val="BodyText"/>
        <w:rPr>
          <w:ins w:id="393" w:author="Shambhavi Chidambaram" w:date="2022-02-24T18:57:00Z"/>
          <w:lang w:val="en-GB"/>
          <w:rPrChange w:id="394" w:author="Shambhavi Chidambaram" w:date="2022-02-25T09:50:00Z">
            <w:rPr>
              <w:ins w:id="395" w:author="Shambhavi Chidambaram" w:date="2022-02-24T18:57:00Z"/>
              <w:b/>
              <w:bCs/>
              <w:i/>
              <w:iCs/>
              <w:lang w:val="en-GB"/>
            </w:rPr>
          </w:rPrChange>
        </w:rPr>
      </w:pPr>
      <w:ins w:id="396" w:author="Shambhavi Chidambaram" w:date="2022-02-25T10:19:00Z">
        <w:r>
          <w:rPr>
            <w:lang w:val="en-GB"/>
          </w:rPr>
          <w:lastRenderedPageBreak/>
          <w:t>Several a</w:t>
        </w:r>
      </w:ins>
      <w:ins w:id="397" w:author="Shambhavi Chidambaram" w:date="2022-02-25T10:18:00Z">
        <w:r>
          <w:rPr>
            <w:lang w:val="en-GB"/>
          </w:rPr>
          <w:t xml:space="preserve">nimals that rely </w:t>
        </w:r>
      </w:ins>
      <w:ins w:id="398" w:author="Shambhavi Chidambaram" w:date="2022-02-25T10:21:00Z">
        <w:r w:rsidR="00A21FE9">
          <w:rPr>
            <w:lang w:val="en-GB"/>
          </w:rPr>
          <w:t xml:space="preserve">strongly </w:t>
        </w:r>
      </w:ins>
      <w:ins w:id="399" w:author="Shambhavi Chidambaram" w:date="2022-02-25T10:19:00Z">
        <w:r>
          <w:rPr>
            <w:lang w:val="en-GB"/>
          </w:rPr>
          <w:t>on spatial memory</w:t>
        </w:r>
        <w:r w:rsidR="00A21FE9">
          <w:rPr>
            <w:lang w:val="en-GB"/>
          </w:rPr>
          <w:t xml:space="preserve"> have also been studied in reversal learning tasks</w:t>
        </w:r>
      </w:ins>
      <w:ins w:id="400" w:author="Shambhavi Chidambaram" w:date="2022-02-25T10:21:00Z">
        <w:r w:rsidR="00A21FE9">
          <w:rPr>
            <w:lang w:val="en-GB"/>
          </w:rPr>
          <w:t xml:space="preserve">, specifically birds that cache food at various locations that they must remember and return to. </w:t>
        </w:r>
      </w:ins>
      <w:ins w:id="401" w:author="Shambhavi Chidambaram" w:date="2022-02-25T10:24:00Z">
        <w:r w:rsidR="00C06A41">
          <w:rPr>
            <w:lang w:val="en-GB"/>
          </w:rPr>
          <w:t xml:space="preserve">As Tello-Ramos et al. (2019) point out, </w:t>
        </w:r>
      </w:ins>
      <w:ins w:id="402" w:author="Shambhavi Chidambaram" w:date="2022-02-25T10:25:00Z">
        <w:r w:rsidR="00C06A41">
          <w:rPr>
            <w:lang w:val="en-GB"/>
          </w:rPr>
          <w:t xml:space="preserve">birds that are known to have </w:t>
        </w:r>
      </w:ins>
      <w:ins w:id="403" w:author="Shambhavi Chidambaram" w:date="2022-02-25T10:26:00Z">
        <w:r w:rsidR="00C06A41">
          <w:rPr>
            <w:lang w:val="en-GB"/>
          </w:rPr>
          <w:t>better or more long-lasting</w:t>
        </w:r>
      </w:ins>
      <w:ins w:id="404" w:author="Shambhavi Chidambaram" w:date="2022-02-25T10:25:00Z">
        <w:r w:rsidR="00C06A41">
          <w:rPr>
            <w:lang w:val="en-GB"/>
          </w:rPr>
          <w:t xml:space="preserve"> spatial memory</w:t>
        </w:r>
      </w:ins>
      <w:ins w:id="405" w:author="Shambhavi Chidambaram" w:date="2022-02-25T10:26:00Z">
        <w:r w:rsidR="00C06A41">
          <w:rPr>
            <w:lang w:val="en-GB"/>
          </w:rPr>
          <w:t xml:space="preserve"> such as black-capped chickadees (Hampton, </w:t>
        </w:r>
        <w:proofErr w:type="spellStart"/>
        <w:r w:rsidR="00C06A41">
          <w:rPr>
            <w:lang w:val="en-GB"/>
          </w:rPr>
          <w:t>Shettleworth</w:t>
        </w:r>
        <w:proofErr w:type="spellEnd"/>
        <w:r w:rsidR="00C06A41">
          <w:rPr>
            <w:lang w:val="en-GB"/>
          </w:rPr>
          <w:t xml:space="preserve"> and Westwood, 1998), Clark’s nutcrackers (</w:t>
        </w:r>
      </w:ins>
      <w:ins w:id="406" w:author="Shambhavi Chidambaram" w:date="2022-02-25T10:27:00Z">
        <w:r w:rsidR="00C06A41">
          <w:rPr>
            <w:lang w:val="en-GB"/>
          </w:rPr>
          <w:t xml:space="preserve">Lewis and Kamil, 2006) and high elevation mountain chickadees </w:t>
        </w:r>
      </w:ins>
      <w:ins w:id="407" w:author="Shambhavi Chidambaram" w:date="2022-02-25T10:28:00Z">
        <w:r w:rsidR="00C06A41">
          <w:rPr>
            <w:lang w:val="en-GB"/>
          </w:rPr>
          <w:t xml:space="preserve">(Tello-Ramos et al., 2018) </w:t>
        </w:r>
      </w:ins>
      <w:ins w:id="408" w:author="Shambhavi Chidambaram" w:date="2022-02-25T10:29:00Z">
        <w:r w:rsidR="00C06A41">
          <w:rPr>
            <w:lang w:val="en-GB"/>
          </w:rPr>
          <w:t>were worse at acquiring the new contingency after a reversal</w:t>
        </w:r>
        <w:r w:rsidR="00F424C5">
          <w:rPr>
            <w:lang w:val="en-GB"/>
          </w:rPr>
          <w:t xml:space="preserve"> than the initial learning. These data are consistent with the idea that there is a trade-off betw</w:t>
        </w:r>
      </w:ins>
      <w:ins w:id="409" w:author="Shambhavi Chidambaram" w:date="2022-02-25T10:30:00Z">
        <w:r w:rsidR="00F424C5">
          <w:rPr>
            <w:lang w:val="en-GB"/>
          </w:rPr>
          <w:t>een acquiring new memories and retaining old ones, i.e., that proactive interference may be occurring in spatial reversal tasks</w:t>
        </w:r>
      </w:ins>
      <w:ins w:id="410" w:author="Shambhavi Chidambaram" w:date="2022-02-25T14:51:00Z">
        <w:r w:rsidR="006B236F">
          <w:rPr>
            <w:lang w:val="en-GB"/>
          </w:rPr>
          <w:t>, just like in bumblebees</w:t>
        </w:r>
      </w:ins>
      <w:ins w:id="411" w:author="Shambhavi Chidambaram" w:date="2022-02-25T10:30:00Z">
        <w:r w:rsidR="00F424C5">
          <w:rPr>
            <w:lang w:val="en-GB"/>
          </w:rPr>
          <w:t xml:space="preserve">. </w:t>
        </w:r>
      </w:ins>
      <w:ins w:id="412" w:author="Shambhavi Chidambaram" w:date="2022-02-25T15:00:00Z">
        <w:r w:rsidR="00523838">
          <w:rPr>
            <w:lang w:val="en-GB"/>
          </w:rPr>
          <w:t>It is known</w:t>
        </w:r>
      </w:ins>
      <w:ins w:id="413" w:author="Shambhavi Chidambaram" w:date="2022-02-25T14:47:00Z">
        <w:r w:rsidR="006B236F">
          <w:rPr>
            <w:lang w:val="en-GB"/>
          </w:rPr>
          <w:t xml:space="preserve"> that </w:t>
        </w:r>
      </w:ins>
      <w:proofErr w:type="spellStart"/>
      <w:ins w:id="414" w:author="Shambhavi Chidambaram" w:date="2022-02-25T10:30:00Z">
        <w:r w:rsidR="00F424C5">
          <w:rPr>
            <w:lang w:val="en-GB"/>
          </w:rPr>
          <w:t>G</w:t>
        </w:r>
      </w:ins>
      <w:ins w:id="415" w:author="Shambhavi Chidambaram" w:date="2022-02-25T10:31:00Z">
        <w:r w:rsidR="00F424C5">
          <w:rPr>
            <w:lang w:val="en-GB"/>
          </w:rPr>
          <w:t>lossophagine</w:t>
        </w:r>
        <w:proofErr w:type="spellEnd"/>
        <w:r w:rsidR="00F424C5">
          <w:rPr>
            <w:lang w:val="en-GB"/>
          </w:rPr>
          <w:t xml:space="preserve"> bats not only have excellent </w:t>
        </w:r>
      </w:ins>
      <w:ins w:id="416" w:author="Shambhavi Chidambaram" w:date="2022-02-25T14:45:00Z">
        <w:r w:rsidR="000E222B">
          <w:rPr>
            <w:lang w:val="en-GB"/>
          </w:rPr>
          <w:t xml:space="preserve">spatial </w:t>
        </w:r>
        <w:proofErr w:type="gramStart"/>
        <w:r w:rsidR="000E222B">
          <w:rPr>
            <w:lang w:val="en-GB"/>
          </w:rPr>
          <w:t>memory</w:t>
        </w:r>
        <w:proofErr w:type="gramEnd"/>
        <w:r w:rsidR="000E222B">
          <w:rPr>
            <w:lang w:val="en-GB"/>
          </w:rPr>
          <w:t xml:space="preserve"> but that memory has been observed to last up to several weeks (Rose et al., 2016)</w:t>
        </w:r>
      </w:ins>
      <w:ins w:id="417" w:author="Shambhavi Chidambaram" w:date="2022-02-25T15:00:00Z">
        <w:r w:rsidR="00523838">
          <w:rPr>
            <w:lang w:val="en-GB"/>
          </w:rPr>
          <w:t>. I</w:t>
        </w:r>
      </w:ins>
      <w:ins w:id="418" w:author="Shambhavi Chidambaram" w:date="2022-02-25T14:51:00Z">
        <w:r w:rsidR="006B236F">
          <w:rPr>
            <w:lang w:val="en-GB"/>
          </w:rPr>
          <w:t xml:space="preserve">t is </w:t>
        </w:r>
      </w:ins>
      <w:ins w:id="419" w:author="Shambhavi Chidambaram" w:date="2022-02-25T15:01:00Z">
        <w:r w:rsidR="00523838">
          <w:rPr>
            <w:lang w:val="en-GB"/>
          </w:rPr>
          <w:t xml:space="preserve">certainly </w:t>
        </w:r>
      </w:ins>
      <w:ins w:id="420" w:author="Shambhavi Chidambaram" w:date="2022-02-25T14:51:00Z">
        <w:r w:rsidR="006B236F">
          <w:rPr>
            <w:lang w:val="en-GB"/>
          </w:rPr>
          <w:t>possible that proactive interference plays a role in the bats’ behaviour in the serial reversal task</w:t>
        </w:r>
      </w:ins>
      <w:ins w:id="421" w:author="Shambhavi Chidambaram" w:date="2022-02-25T14:59:00Z">
        <w:r w:rsidR="00523838">
          <w:rPr>
            <w:lang w:val="en-GB"/>
          </w:rPr>
          <w:t xml:space="preserve">, but </w:t>
        </w:r>
      </w:ins>
      <w:ins w:id="422" w:author="Shambhavi Chidambaram" w:date="2022-02-25T15:00:00Z">
        <w:r w:rsidR="00523838">
          <w:rPr>
            <w:lang w:val="en-GB"/>
          </w:rPr>
          <w:t>we believe that the simple reinforcement learning model outlined a</w:t>
        </w:r>
      </w:ins>
      <w:ins w:id="423" w:author="Shambhavi Chidambaram" w:date="2022-02-25T15:01:00Z">
        <w:r w:rsidR="00523838">
          <w:rPr>
            <w:lang w:val="en-GB"/>
          </w:rPr>
          <w:t xml:space="preserve">bove </w:t>
        </w:r>
      </w:ins>
      <w:ins w:id="424" w:author="Shambhavi Chidambaram" w:date="2022-02-25T15:02:00Z">
        <w:r w:rsidR="00523838">
          <w:rPr>
            <w:lang w:val="en-GB"/>
          </w:rPr>
          <w:t xml:space="preserve">explains the observed data adequately. </w:t>
        </w:r>
      </w:ins>
      <w:ins w:id="425" w:author="Shambhavi Chidambaram" w:date="2022-02-25T15:41:00Z">
        <w:r w:rsidR="00272455">
          <w:rPr>
            <w:lang w:val="en-GB"/>
          </w:rPr>
          <w:t>Teasing out the role of proactive interference in nectar feeding ba</w:t>
        </w:r>
      </w:ins>
      <w:ins w:id="426" w:author="Shambhavi Chidambaram" w:date="2022-02-25T15:42:00Z">
        <w:r w:rsidR="00272455">
          <w:rPr>
            <w:lang w:val="en-GB"/>
          </w:rPr>
          <w:t xml:space="preserve">ts’ decision-making behaviour is a separate line of inquiry and cannot be addressed by our simple experiment. </w:t>
        </w:r>
      </w:ins>
    </w:p>
    <w:p w14:paraId="31B038B3" w14:textId="3A360E4B" w:rsidR="005D13EF" w:rsidRDefault="005D13EF" w:rsidP="00BD159D">
      <w:pPr>
        <w:pStyle w:val="BodyText"/>
        <w:rPr>
          <w:ins w:id="427" w:author="Shambhavi Chidambaram" w:date="2022-02-25T20:17:00Z"/>
          <w:lang w:val="en-GB"/>
        </w:rPr>
      </w:pPr>
      <w:ins w:id="428" w:author="Shambhavi Chidambaram" w:date="2022-02-24T18:57:00Z">
        <w:r>
          <w:rPr>
            <w:lang w:val="en-GB"/>
          </w:rP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w:t>
        </w:r>
      </w:ins>
      <w:ins w:id="429" w:author="Shambhavi Chidambaram" w:date="2022-02-25T20:06:00Z">
        <w:r w:rsidR="00D77538">
          <w:rPr>
            <w:lang w:val="en-GB"/>
          </w:rPr>
          <w:t>,</w:t>
        </w:r>
      </w:ins>
      <w:ins w:id="430" w:author="Shambhavi Chidambaram" w:date="2022-02-24T18:57:00Z">
        <w:r>
          <w:rPr>
            <w:lang w:val="en-GB"/>
          </w:rPr>
          <w:t xml:space="preserve"> as seen in </w:t>
        </w:r>
      </w:ins>
      <w:ins w:id="431" w:author="Shambhavi Chidambaram" w:date="2022-02-25T15:42:00Z">
        <w:r w:rsidR="00272455">
          <w:rPr>
            <w:lang w:val="en-GB"/>
          </w:rPr>
          <w:t>three species of Corvids</w:t>
        </w:r>
      </w:ins>
      <w:ins w:id="432" w:author="Shambhavi Chidambaram" w:date="2022-02-25T20:05:00Z">
        <w:r w:rsidR="00D77538">
          <w:rPr>
            <w:lang w:val="en-GB"/>
          </w:rPr>
          <w:t xml:space="preserve"> </w:t>
        </w:r>
      </w:ins>
      <w:ins w:id="433" w:author="Shambhavi Chidambaram" w:date="2022-02-25T15:42:00Z">
        <w:r w:rsidR="00272455">
          <w:rPr>
            <w:lang w:val="en-GB"/>
          </w:rPr>
          <w:t>for example (</w:t>
        </w:r>
      </w:ins>
      <w:ins w:id="434" w:author="Shambhavi Chidambaram" w:date="2022-02-25T10:15:00Z">
        <w:r w:rsidR="008D10A7">
          <w:rPr>
            <w:lang w:val="en-GB"/>
          </w:rPr>
          <w:t xml:space="preserve">Bond, Kamil, and </w:t>
        </w:r>
        <w:proofErr w:type="spellStart"/>
        <w:r w:rsidR="008D10A7">
          <w:rPr>
            <w:lang w:val="en-GB"/>
          </w:rPr>
          <w:t>Balda</w:t>
        </w:r>
        <w:proofErr w:type="spellEnd"/>
        <w:r w:rsidR="008D10A7">
          <w:rPr>
            <w:lang w:val="en-GB"/>
          </w:rPr>
          <w:t xml:space="preserve"> 2007</w:t>
        </w:r>
      </w:ins>
      <w:ins w:id="435" w:author="Shambhavi Chidambaram" w:date="2022-02-24T18:57:00Z">
        <w:r>
          <w:rPr>
            <w:lang w:val="en-GB"/>
          </w:rPr>
          <w:t>), is extremely strong evidence of rule-learning</w:t>
        </w:r>
      </w:ins>
      <w:ins w:id="436" w:author="Shambhavi Chidambaram" w:date="2022-02-25T09:08:00Z">
        <w:r w:rsidR="001179B4">
          <w:rPr>
            <w:lang w:val="en-GB"/>
          </w:rPr>
          <w:t xml:space="preserve">. Given the limited but suggestive evidence we have for rule-learning, </w:t>
        </w:r>
      </w:ins>
      <w:ins w:id="437" w:author="Shambhavi Chidambaram" w:date="2022-02-25T09:22:00Z">
        <w:r w:rsidR="00F11F73">
          <w:rPr>
            <w:lang w:val="en-GB"/>
          </w:rPr>
          <w:t>the role of sensory-modality suggests an important follow-up experiment: if the bats can trans</w:t>
        </w:r>
      </w:ins>
      <w:ins w:id="438" w:author="Shambhavi Chidambaram" w:date="2022-02-25T09:23:00Z">
        <w:r w:rsidR="00F11F73">
          <w:rPr>
            <w:lang w:val="en-GB"/>
          </w:rPr>
          <w:t xml:space="preserve">fer their improved performance at the serial reversal task with one sensory modality, say spatial location, to another, say, echo-acoustic or olfactory cues, it would be extremely strong evidence of higher-order rule-learning. </w:t>
        </w:r>
      </w:ins>
    </w:p>
    <w:p w14:paraId="46CF3361" w14:textId="0C164BC4" w:rsidR="00CF7A1F" w:rsidRPr="00CF7A1F" w:rsidRDefault="00CF7A1F" w:rsidP="00BD159D">
      <w:pPr>
        <w:pStyle w:val="BodyText"/>
        <w:rPr>
          <w:ins w:id="439" w:author="Shambhavi Chidambaram" w:date="2022-02-22T12:40:00Z"/>
          <w:b/>
          <w:bCs/>
          <w:lang w:val="en-GB"/>
          <w:rPrChange w:id="440" w:author="Shambhavi Chidambaram" w:date="2022-02-25T20:17:00Z">
            <w:rPr>
              <w:ins w:id="441" w:author="Shambhavi Chidambaram" w:date="2022-02-22T12:40:00Z"/>
              <w:b/>
              <w:bCs/>
              <w:i/>
              <w:iCs/>
              <w:lang w:val="en-GB"/>
            </w:rPr>
          </w:rPrChange>
        </w:rPr>
      </w:pPr>
      <w:ins w:id="442" w:author="Shambhavi Chidambaram" w:date="2022-02-25T20:17:00Z">
        <w:r w:rsidRPr="00CF7A1F">
          <w:rPr>
            <w:b/>
            <w:bCs/>
            <w:lang w:val="en-GB"/>
            <w:rPrChange w:id="443" w:author="Shambhavi Chidambaram" w:date="2022-02-25T20:17:00Z">
              <w:rPr>
                <w:lang w:val="en-GB"/>
              </w:rPr>
            </w:rPrChange>
          </w:rPr>
          <w:t xml:space="preserve">The following concluding paragraph is sort of a </w:t>
        </w:r>
        <w:proofErr w:type="gramStart"/>
        <w:r w:rsidRPr="00CF7A1F">
          <w:rPr>
            <w:b/>
            <w:bCs/>
            <w:lang w:val="en-GB"/>
            <w:rPrChange w:id="444" w:author="Shambhavi Chidambaram" w:date="2022-02-25T20:17:00Z">
              <w:rPr>
                <w:lang w:val="en-GB"/>
              </w:rPr>
            </w:rPrChange>
          </w:rPr>
          <w:t>place-holder</w:t>
        </w:r>
        <w:proofErr w:type="gramEnd"/>
        <w:r w:rsidRPr="00CF7A1F">
          <w:rPr>
            <w:b/>
            <w:bCs/>
            <w:lang w:val="en-GB"/>
            <w:rPrChange w:id="445" w:author="Shambhavi Chidambaram" w:date="2022-02-25T20:17:00Z">
              <w:rPr>
                <w:lang w:val="en-GB"/>
              </w:rPr>
            </w:rPrChange>
          </w:rPr>
          <w:t>, but it’s there for now. It can be rewritten after a bit more discussion</w:t>
        </w:r>
      </w:ins>
    </w:p>
    <w:p w14:paraId="18A75215" w14:textId="1E1CC616" w:rsidR="00BD159D" w:rsidRPr="00D77538" w:rsidRDefault="00F15174" w:rsidP="00BD159D">
      <w:pPr>
        <w:pStyle w:val="BodyText"/>
        <w:rPr>
          <w:ins w:id="446" w:author="Shambhavi Chidambaram" w:date="2022-02-22T12:39:00Z"/>
          <w:lang w:val="en-GB"/>
          <w:rPrChange w:id="447" w:author="Shambhavi Chidambaram" w:date="2022-02-25T20:05:00Z">
            <w:rPr>
              <w:ins w:id="448" w:author="Shambhavi Chidambaram" w:date="2022-02-22T12:39:00Z"/>
              <w:b/>
              <w:bCs/>
              <w:i/>
              <w:iCs/>
              <w:lang w:val="en-GB"/>
            </w:rPr>
          </w:rPrChange>
        </w:rPr>
      </w:pPr>
      <w:ins w:id="449" w:author="Shambhavi Chidambaram" w:date="2022-02-25T15:56:00Z">
        <w:r w:rsidRPr="00D77538">
          <w:rPr>
            <w:lang w:val="en-GB"/>
            <w:rPrChange w:id="450" w:author="Shambhavi Chidambaram" w:date="2022-02-25T20:05:00Z">
              <w:rPr>
                <w:u w:val="single"/>
                <w:lang w:val="en-GB"/>
              </w:rPr>
            </w:rPrChange>
          </w:rPr>
          <w:t xml:space="preserve">Our study of </w:t>
        </w:r>
      </w:ins>
      <w:ins w:id="451" w:author="Shambhavi Chidambaram" w:date="2022-02-25T15:59:00Z">
        <w:r w:rsidR="00954585" w:rsidRPr="00D77538">
          <w:rPr>
            <w:lang w:val="en-GB"/>
            <w:rPrChange w:id="452" w:author="Shambhavi Chidambaram" w:date="2022-02-25T20:05:00Z">
              <w:rPr>
                <w:u w:val="single"/>
                <w:lang w:val="en-GB"/>
              </w:rPr>
            </w:rPrChange>
          </w:rPr>
          <w:t xml:space="preserve">serial reversal learning in nectar-feeding bats showed that </w:t>
        </w:r>
      </w:ins>
      <w:ins w:id="453" w:author="Shambhavi Chidambaram" w:date="2022-02-25T16:14:00Z">
        <w:r w:rsidR="002368A1" w:rsidRPr="00D77538">
          <w:rPr>
            <w:lang w:val="en-GB"/>
            <w:rPrChange w:id="454" w:author="Shambhavi Chidambaram" w:date="2022-02-25T20:05:00Z">
              <w:rPr>
                <w:u w:val="single"/>
                <w:lang w:val="en-GB"/>
              </w:rPr>
            </w:rPrChange>
          </w:rPr>
          <w:t>the animals</w:t>
        </w:r>
      </w:ins>
      <w:ins w:id="455" w:author="Shambhavi Chidambaram" w:date="2022-02-25T15:59:00Z">
        <w:r w:rsidR="00954585" w:rsidRPr="00D77538">
          <w:rPr>
            <w:lang w:val="en-GB"/>
            <w:rPrChange w:id="456" w:author="Shambhavi Chidambaram" w:date="2022-02-25T20:05:00Z">
              <w:rPr>
                <w:u w:val="single"/>
                <w:lang w:val="en-GB"/>
              </w:rPr>
            </w:rPrChange>
          </w:rPr>
          <w:t xml:space="preserve"> </w:t>
        </w:r>
      </w:ins>
      <w:ins w:id="457" w:author="Shambhavi Chidambaram" w:date="2022-02-25T16:28:00Z">
        <w:r w:rsidR="00480088" w:rsidRPr="00D77538">
          <w:rPr>
            <w:lang w:val="en-GB"/>
            <w:rPrChange w:id="458" w:author="Shambhavi Chidambaram" w:date="2022-02-25T20:05:00Z">
              <w:rPr>
                <w:u w:val="single"/>
                <w:lang w:val="en-GB"/>
              </w:rPr>
            </w:rPrChange>
          </w:rPr>
          <w:t xml:space="preserve">chose the rewarding option in </w:t>
        </w:r>
        <w:proofErr w:type="gramStart"/>
        <w:r w:rsidR="00480088" w:rsidRPr="00D77538">
          <w:rPr>
            <w:lang w:val="en-GB"/>
            <w:rPrChange w:id="459" w:author="Shambhavi Chidambaram" w:date="2022-02-25T20:05:00Z">
              <w:rPr>
                <w:u w:val="single"/>
                <w:lang w:val="en-GB"/>
              </w:rPr>
            </w:rPrChange>
          </w:rPr>
          <w:t xml:space="preserve">the </w:t>
        </w:r>
      </w:ins>
      <w:ins w:id="460" w:author="Shambhavi Chidambaram" w:date="2022-02-25T16:31:00Z">
        <w:r w:rsidR="00F568F6" w:rsidRPr="00D77538">
          <w:rPr>
            <w:lang w:val="en-GB"/>
            <w:rPrChange w:id="461" w:author="Shambhavi Chidambaram" w:date="2022-02-25T20:05:00Z">
              <w:rPr>
                <w:u w:val="single"/>
                <w:lang w:val="en-GB"/>
              </w:rPr>
            </w:rPrChange>
          </w:rPr>
          <w:t xml:space="preserve">vast </w:t>
        </w:r>
      </w:ins>
      <w:ins w:id="462" w:author="Shambhavi Chidambaram" w:date="2022-02-25T16:28:00Z">
        <w:r w:rsidR="00480088" w:rsidRPr="00D77538">
          <w:rPr>
            <w:lang w:val="en-GB"/>
            <w:rPrChange w:id="463" w:author="Shambhavi Chidambaram" w:date="2022-02-25T20:05:00Z">
              <w:rPr>
                <w:u w:val="single"/>
                <w:lang w:val="en-GB"/>
              </w:rPr>
            </w:rPrChange>
          </w:rPr>
          <w:t>majority of</w:t>
        </w:r>
        <w:proofErr w:type="gramEnd"/>
        <w:r w:rsidR="00480088" w:rsidRPr="00D77538">
          <w:rPr>
            <w:lang w:val="en-GB"/>
            <w:rPrChange w:id="464" w:author="Shambhavi Chidambaram" w:date="2022-02-25T20:05:00Z">
              <w:rPr>
                <w:u w:val="single"/>
                <w:lang w:val="en-GB"/>
              </w:rPr>
            </w:rPrChange>
          </w:rPr>
          <w:t xml:space="preserve"> trials, but these choices decreased in response to repeated experiences of the reversal, indicating </w:t>
        </w:r>
      </w:ins>
      <w:ins w:id="465" w:author="Shambhavi Chidambaram" w:date="2022-02-25T16:29:00Z">
        <w:r w:rsidR="00480088" w:rsidRPr="00D77538">
          <w:rPr>
            <w:lang w:val="en-GB"/>
            <w:rPrChange w:id="466" w:author="Shambhavi Chidambaram" w:date="2022-02-25T20:05:00Z">
              <w:rPr>
                <w:u w:val="single"/>
                <w:lang w:val="en-GB"/>
              </w:rPr>
            </w:rPrChange>
          </w:rPr>
          <w:t>that learning was occurring both in response to reinforcement and the lack of it. Though the bats never reached the optimal behaviour of one error per reversal, th</w:t>
        </w:r>
      </w:ins>
      <w:ins w:id="467" w:author="Shambhavi Chidambaram" w:date="2022-02-25T16:30:00Z">
        <w:r w:rsidR="00480088" w:rsidRPr="00D77538">
          <w:rPr>
            <w:lang w:val="en-GB"/>
            <w:rPrChange w:id="468" w:author="Shambhavi Chidambaram" w:date="2022-02-25T20:05:00Z">
              <w:rPr>
                <w:u w:val="single"/>
                <w:lang w:val="en-GB"/>
              </w:rPr>
            </w:rPrChange>
          </w:rPr>
          <w:t xml:space="preserve">e number of perseverative visits did decrease, potentially indicating a limited amount of rule-learning was occurring. </w:t>
        </w:r>
      </w:ins>
    </w:p>
    <w:p w14:paraId="1D5652CB" w14:textId="5100F018" w:rsidR="00AF3767" w:rsidRPr="00AF3767" w:rsidDel="0052238C" w:rsidRDefault="00AF3767">
      <w:pPr>
        <w:pStyle w:val="BodyText"/>
        <w:rPr>
          <w:del w:id="469" w:author="Shambhavi Chidambaram" w:date="2022-02-22T12:32:00Z"/>
          <w:lang w:val="en-GB"/>
        </w:rPr>
        <w:pPrChange w:id="470" w:author="Shambhavi Chidambaram" w:date="2022-02-17T15:27:00Z">
          <w:pPr>
            <w:pStyle w:val="Heading1"/>
          </w:pPr>
        </w:pPrChange>
      </w:pPr>
    </w:p>
    <w:p w14:paraId="418F17C7" w14:textId="2C21401D" w:rsidR="00C17A43" w:rsidDel="0052238C" w:rsidRDefault="00795B13">
      <w:pPr>
        <w:pStyle w:val="FirstParagraph"/>
        <w:rPr>
          <w:del w:id="471" w:author="Shambhavi Chidambaram" w:date="2022-02-22T12:32:00Z"/>
          <w:lang w:val="en-GB"/>
        </w:rPr>
      </w:pPr>
      <w:del w:id="472" w:author="Shambhavi Chidambaram" w:date="2022-02-22T12:32:00Z">
        <w:r w:rsidDel="0052238C">
          <w:rPr>
            <w:lang w:val="en-GB"/>
          </w:rPr>
          <w:delText xml:space="preserve">In our experiment wild nectar-feeding bats participated in a spatial 2-AFC serial reversal learning task where the locations of rewards changed after blocks of 50 trials, five times a night. </w:delText>
        </w:r>
        <w:commentRangeStart w:id="473"/>
        <w:r w:rsidDel="0052238C">
          <w:rPr>
            <w:lang w:val="en-GB"/>
          </w:rPr>
          <w:delText>The</w:delText>
        </w:r>
        <w:commentRangeEnd w:id="473"/>
        <w:r w:rsidDel="0052238C">
          <w:rPr>
            <w:rStyle w:val="CommentReference"/>
            <w:lang w:val="en-GB"/>
          </w:rPr>
          <w:commentReference w:id="473"/>
        </w:r>
        <w:r w:rsidDel="0052238C">
          <w:rPr>
            <w:lang w:val="en-GB"/>
          </w:rPr>
          <w:delText xml:space="preserve"> task was relatively simple: there were only two available options that could be potentially rewarding, and only one of these were </w:delText>
        </w:r>
      </w:del>
      <w:ins w:id="474" w:author="Vladi" w:date="2022-01-11T13:32:00Z">
        <w:del w:id="475" w:author="Shambhavi Chidambaram" w:date="2022-02-22T12:32:00Z">
          <w:r w:rsidDel="0052238C">
            <w:rPr>
              <w:lang w:val="en-GB"/>
            </w:rPr>
            <w:delText xml:space="preserve">was </w:delText>
          </w:r>
        </w:del>
      </w:ins>
      <w:del w:id="476" w:author="Shambhavi Chidambaram" w:date="2022-02-22T12:32:00Z">
        <w:r w:rsidDel="0052238C">
          <w:rPr>
            <w:lang w:val="en-GB"/>
          </w:rPr>
          <w:delText xml:space="preserve">rewarding at any given time. </w:delText>
        </w:r>
      </w:del>
    </w:p>
    <w:p w14:paraId="298FFBF8" w14:textId="102A1D33" w:rsidR="00C17A43" w:rsidDel="0052238C" w:rsidRDefault="00795B13">
      <w:pPr>
        <w:pStyle w:val="FirstParagraph"/>
        <w:rPr>
          <w:del w:id="477" w:author="Shambhavi Chidambaram" w:date="2022-02-22T12:32:00Z"/>
          <w:lang w:val="en-GB"/>
        </w:rPr>
      </w:pPr>
      <w:del w:id="478" w:author="Shambhavi Chidambaram" w:date="2022-02-22T12:32:00Z">
        <w:r w:rsidDel="0052238C">
          <w:rPr>
            <w:lang w:val="en-GB"/>
          </w:rPr>
          <w:delText>Bats detected and responded to the changing reward contingencies, evidencing first-order learning. As the animals experienced more reversals, their performance improved in two significant ways.</w:delText>
        </w:r>
      </w:del>
    </w:p>
    <w:p w14:paraId="13C2284C" w14:textId="630EA89E" w:rsidR="00C17A43" w:rsidDel="0052238C" w:rsidRDefault="00795B13">
      <w:pPr>
        <w:pStyle w:val="Heading2"/>
        <w:rPr>
          <w:del w:id="479" w:author="Shambhavi Chidambaram" w:date="2022-02-22T12:32:00Z"/>
          <w:lang w:val="en-GB"/>
        </w:rPr>
      </w:pPr>
      <w:bookmarkStart w:id="480" w:name="a-faster-switch"/>
      <w:del w:id="481" w:author="Shambhavi Chidambaram" w:date="2022-02-22T12:32:00Z">
        <w:r w:rsidDel="0052238C">
          <w:rPr>
            <w:lang w:val="en-GB"/>
          </w:rPr>
          <w:delText>A faster switch</w:delText>
        </w:r>
      </w:del>
    </w:p>
    <w:p w14:paraId="1A909EDD" w14:textId="748615F2" w:rsidR="00C17A43" w:rsidDel="0052238C" w:rsidRDefault="00795B13">
      <w:pPr>
        <w:pStyle w:val="FirstParagraph"/>
        <w:rPr>
          <w:del w:id="482" w:author="Shambhavi Chidambaram" w:date="2022-02-22T12:32:00Z"/>
          <w:lang w:val="en-GB"/>
        </w:rPr>
      </w:pPr>
      <w:del w:id="483" w:author="Shambhavi Chidambaram" w:date="2022-02-22T12:32:00Z">
        <w:r w:rsidDel="0052238C">
          <w:rPr>
            <w:lang w:val="en-GB"/>
          </w:rPr>
          <w:delText xml:space="preserve">With each successive reversal the bats were quicker to switch from the previously-rewarding option to the newly-rewarding option. The number of perseverative visits 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 (Figure 3 and Figure 4). </w:delText>
        </w:r>
      </w:del>
    </w:p>
    <w:p w14:paraId="392B410E" w14:textId="7118CA2E" w:rsidR="00C17A43" w:rsidDel="0052238C" w:rsidRDefault="00795B13">
      <w:pPr>
        <w:pStyle w:val="Heading2"/>
        <w:rPr>
          <w:del w:id="484" w:author="Shambhavi Chidambaram" w:date="2022-02-22T12:32:00Z"/>
          <w:lang w:val="en-GB"/>
        </w:rPr>
      </w:pPr>
      <w:del w:id="485" w:author="Shambhavi Chidambaram" w:date="2022-02-22T12:32:00Z">
        <w:r w:rsidDel="0052238C">
          <w:rPr>
            <w:lang w:val="en-GB"/>
          </w:rPr>
          <w:delText>A change in the choices for the rewarding option</w:delText>
        </w:r>
      </w:del>
    </w:p>
    <w:p w14:paraId="4B6B757A" w14:textId="231880F7" w:rsidR="00C17A43" w:rsidDel="0052238C" w:rsidRDefault="00795B13">
      <w:pPr>
        <w:pStyle w:val="BodyText"/>
        <w:rPr>
          <w:del w:id="486" w:author="Shambhavi Chidambaram" w:date="2022-02-22T12:32:00Z"/>
          <w:lang w:val="en-GB"/>
        </w:rPr>
      </w:pPr>
      <w:commentRangeStart w:id="487"/>
      <w:del w:id="488" w:author="Shambhavi Chidambaram" w:date="2022-02-22T12:32:00Z">
        <w:r w:rsidDel="0052238C">
          <w:rPr>
            <w:lang w:val="en-GB"/>
          </w:rPr>
          <w:delText xml:space="preserve">As the results summarized in Figure 2, Figure 6 and Figure 7 show, </w:delText>
        </w:r>
        <w:commentRangeEnd w:id="487"/>
        <w:r w:rsidDel="0052238C">
          <w:rPr>
            <w:rStyle w:val="CommentReference"/>
          </w:rPr>
          <w:commentReference w:id="487"/>
        </w:r>
        <w:r w:rsidDel="0052238C">
          <w:rPr>
            <w:lang w:val="en-GB"/>
          </w:rPr>
          <w:delText xml:space="preserve">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delText>
        </w:r>
      </w:del>
    </w:p>
    <w:p w14:paraId="7486966B" w14:textId="4D548306" w:rsidR="00C17A43" w:rsidDel="0052238C" w:rsidRDefault="00795B13">
      <w:pPr>
        <w:pStyle w:val="Heading2"/>
        <w:rPr>
          <w:del w:id="489" w:author="Shambhavi Chidambaram" w:date="2022-02-22T12:32:00Z"/>
          <w:lang w:val="en-GB"/>
        </w:rPr>
      </w:pPr>
      <w:bookmarkStart w:id="490" w:name="X2c71464a6b82c46c3845900ab5591da862630a1"/>
      <w:bookmarkEnd w:id="480"/>
      <w:del w:id="491" w:author="Shambhavi Chidambaram" w:date="2022-02-22T12:32:00Z">
        <w:r w:rsidDel="0052238C">
          <w:rPr>
            <w:lang w:val="en-GB"/>
          </w:rPr>
          <w:delText>The effect of experience at different time-scales on the exploration-exploitation trade-off</w:delText>
        </w:r>
      </w:del>
    </w:p>
    <w:p w14:paraId="6A45838D" w14:textId="512D3238" w:rsidR="00C17A43" w:rsidDel="0052238C" w:rsidRDefault="00795B13">
      <w:pPr>
        <w:pStyle w:val="FirstParagraph"/>
        <w:rPr>
          <w:del w:id="492" w:author="Shambhavi Chidambaram" w:date="2022-02-22T12:32:00Z"/>
          <w:lang w:val="en-GB"/>
        </w:rPr>
      </w:pPr>
      <w:del w:id="493" w:author="Shambhavi Chidambaram" w:date="2022-02-22T12:32:00Z">
        <w:r w:rsidDel="0052238C">
          <w:rPr>
            <w:lang w:val="en-GB"/>
          </w:rPr>
          <w:delText>When foraging efficiently in a natural context, such as the one we simulated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had an impact on this trade-off at two different time scales: within a single night and repeatedly across nights.</w:delText>
        </w:r>
      </w:del>
    </w:p>
    <w:p w14:paraId="07D49BA8" w14:textId="4001C709" w:rsidR="00C17A43" w:rsidDel="0052238C" w:rsidRDefault="00795B13">
      <w:pPr>
        <w:pStyle w:val="BodyText"/>
        <w:rPr>
          <w:del w:id="494" w:author="Shambhavi Chidambaram" w:date="2022-02-22T12:32:00Z"/>
          <w:lang w:val="en-GB"/>
        </w:rPr>
      </w:pPr>
      <w:del w:id="495" w:author="Shambhavi Chidambaram" w:date="2022-02-22T12:32:00Z">
        <w:r w:rsidDel="0052238C">
          <w:rPr>
            <w:lang w:val="en-GB"/>
          </w:rPr>
          <w:delText xml:space="preserve">At the start of a night, especially the first night, the trade-off is completely in favour of exploitation because only one option is experienced to be rewarding. When a reversal occurs, the trade-off is entirely in favour of exploration until the reward is experienced at the other location, and then once again exploitation </w:delText>
        </w:r>
        <w:commentRangeStart w:id="496"/>
        <w:r w:rsidDel="0052238C">
          <w:rPr>
            <w:lang w:val="en-GB"/>
          </w:rPr>
          <w:delText>is the only profitable option</w:delText>
        </w:r>
        <w:commentRangeEnd w:id="496"/>
        <w:r w:rsidDel="0052238C">
          <w:rPr>
            <w:rStyle w:val="CommentReference"/>
          </w:rPr>
          <w:commentReference w:id="496"/>
        </w:r>
        <w:r w:rsidDel="0052238C">
          <w:rPr>
            <w:lang w:val="en-GB"/>
          </w:rPr>
          <w:delText xml:space="preserve">. Until the first reversal occurs the bats have no information on how the environment might change; the possibility that exploration could be profitable arose when the first reversal happened 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Though the number of visits to the previously rewarding option when a reversal has just been experienced never falls to one per reversal, it nevertheless reaches a plateau of approximately five such visits per reversal on average – it appears exploitative behaviour persists until the bats are ‘sure’ that an option is exhausted before they initiate exploratory behaviour. In a nutshell, </w:delText>
        </w:r>
        <w:commentRangeStart w:id="497"/>
        <w:r w:rsidDel="0052238C">
          <w:rPr>
            <w:lang w:val="en-GB"/>
          </w:rPr>
          <w:delText xml:space="preserve">the bats exploit their environment more </w:delText>
        </w:r>
        <w:commentRangeEnd w:id="497"/>
        <w:r w:rsidDel="0052238C">
          <w:rPr>
            <w:rStyle w:val="CommentReference"/>
          </w:rPr>
          <w:commentReference w:id="497"/>
        </w:r>
        <w:r w:rsidDel="0052238C">
          <w:rPr>
            <w:lang w:val="en-GB"/>
          </w:rPr>
          <w:delText xml:space="preserve">over the three nights, but they increase their exploratory behaviour within the course of each night.  </w:delText>
        </w:r>
      </w:del>
    </w:p>
    <w:p w14:paraId="026430EF" w14:textId="38A702D7" w:rsidR="00C17A43" w:rsidDel="0052238C" w:rsidRDefault="00795B13">
      <w:pPr>
        <w:pStyle w:val="BodyText"/>
        <w:rPr>
          <w:del w:id="498" w:author="Shambhavi Chidambaram" w:date="2022-02-22T12:32:00Z"/>
          <w:lang w:val="en-GB"/>
        </w:rPr>
      </w:pPr>
      <w:commentRangeStart w:id="499"/>
      <w:del w:id="500" w:author="Shambhavi Chidambaram" w:date="2022-02-22T12:32:00Z">
        <w:r w:rsidDel="0052238C">
          <w:rPr>
            <w:lang w:val="en-GB"/>
          </w:rPr>
          <w:delText xml:space="preserve">Throughout a block of visits the bats repeatedly experienced reinforcement at one spatial location, and the animals’ occasional visits to the alternate location confirm that it is barren. These rewards </w:delText>
        </w:r>
      </w:del>
      <w:ins w:id="501" w:author="Vladi" w:date="2022-01-12T14:41:00Z">
        <w:del w:id="502" w:author="Shambhavi Chidambaram" w:date="2022-02-22T12:32:00Z">
          <w:r w:rsidDel="0052238C">
            <w:rPr>
              <w:lang w:val="en-GB"/>
            </w:rPr>
            <w:delText xml:space="preserve">at one spatial location and the lack of rewards at the </w:delText>
          </w:r>
        </w:del>
      </w:ins>
      <w:ins w:id="503" w:author="Vladi" w:date="2022-01-12T14:42:00Z">
        <w:del w:id="504" w:author="Shambhavi Chidambaram" w:date="2022-02-22T12:32:00Z">
          <w:r w:rsidDel="0052238C">
            <w:rPr>
              <w:lang w:val="en-GB"/>
            </w:rPr>
            <w:delText xml:space="preserve">alternate location </w:delText>
          </w:r>
        </w:del>
      </w:ins>
      <w:del w:id="505" w:author="Shambhavi Chidambaram" w:date="2022-02-22T12:32:00Z">
        <w:r w:rsidDel="0052238C">
          <w:rPr>
            <w:lang w:val="en-GB"/>
          </w:rPr>
          <w:delText xml:space="preserve">are strong reinforcers </w:delText>
        </w:r>
        <w:commentRangeStart w:id="506"/>
        <w:r w:rsidDel="0052238C">
          <w:rPr>
            <w:lang w:val="en-GB"/>
          </w:rPr>
          <w:delText>of the current behaviour</w:delText>
        </w:r>
        <w:commentRangeEnd w:id="506"/>
        <w:r w:rsidDel="0052238C">
          <w:rPr>
            <w:rStyle w:val="CommentReference"/>
          </w:rPr>
          <w:commentReference w:id="506"/>
        </w:r>
        <w:r w:rsidDel="0052238C">
          <w:rPr>
            <w:lang w:val="en-GB"/>
          </w:rPr>
          <w:delText xml:space="preserve">. After a short sequence of unrewarded visits, or even a single unrewarded visit in many individual cases, the bats abandon a location that had until recently been rewarding in favour of the newly-rewarding location. Notably this near-optimal response to the environmental change occurred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delText>
        </w:r>
        <w:commentRangeStart w:id="507"/>
        <w:r w:rsidDel="0052238C">
          <w:rPr>
            <w:lang w:val="en-GB"/>
          </w:rPr>
          <w:delText xml:space="preserve">We consider this strong evidence of second order learning. </w:delText>
        </w:r>
        <w:commentRangeEnd w:id="507"/>
        <w:r w:rsidDel="0052238C">
          <w:rPr>
            <w:rStyle w:val="CommentReference"/>
          </w:rPr>
          <w:commentReference w:id="507"/>
        </w:r>
        <w:r w:rsidDel="0052238C">
          <w:rPr>
            <w:lang w:val="en-GB"/>
          </w:rPr>
          <w:delText xml:space="preserve">Further, we suggest that the time taken to reach a plateau in choice behaviour is a parameter that might vary among different species of animals that are capable of such learning. </w:delText>
        </w:r>
        <w:commentRangeEnd w:id="499"/>
        <w:r w:rsidDel="0052238C">
          <w:rPr>
            <w:rStyle w:val="CommentReference"/>
          </w:rPr>
          <w:commentReference w:id="499"/>
        </w:r>
      </w:del>
    </w:p>
    <w:p w14:paraId="58B5FD71" w14:textId="15F0007A" w:rsidR="00C17A43" w:rsidDel="0052238C" w:rsidRDefault="00795B13">
      <w:pPr>
        <w:pStyle w:val="BodyText"/>
        <w:rPr>
          <w:del w:id="508" w:author="Shambhavi Chidambaram" w:date="2022-02-22T12:32:00Z"/>
          <w:lang w:val="en-GB"/>
        </w:rPr>
      </w:pPr>
      <w:commentRangeStart w:id="509"/>
      <w:del w:id="510" w:author="Shambhavi Chidambaram" w:date="2022-02-22T12:32:00Z">
        <w:r w:rsidDel="0052238C">
          <w:rPr>
            <w:lang w:val="en-GB"/>
          </w:rPr>
          <w:delText xml:space="preserve">The fact that experience has an effect on the trade-off between exploration and exploitation is underlined by the results of the exploratory analysis. </w:delText>
        </w:r>
        <w:commentRangeEnd w:id="509"/>
        <w:r w:rsidDel="0052238C">
          <w:rPr>
            <w:rStyle w:val="CommentReference"/>
          </w:rPr>
          <w:commentReference w:id="509"/>
        </w:r>
        <w:r w:rsidDel="0052238C">
          <w:rPr>
            <w:lang w:val="en-GB"/>
          </w:rPr>
          <w:delText xml:space="preserve">The bats make more visits to the rewarding location on the first block of every night compared to all the others, and this difference between the first block and the blocks after the first reversal is largest on the first night. </w:delText>
        </w:r>
        <w:commentRangeStart w:id="511"/>
        <w:r w:rsidDel="0052238C">
          <w:rPr>
            <w:lang w:val="en-GB"/>
          </w:rPr>
          <w:delText>Second-order learning was only possible after at least one reversal had occurred; before that the bats were unaware of the possibility of a reversal and first-order learning led to almost the highest possible amount of exploitation.</w:delText>
        </w:r>
        <w:commentRangeEnd w:id="511"/>
        <w:r w:rsidDel="0052238C">
          <w:rPr>
            <w:rStyle w:val="CommentReference"/>
          </w:rPr>
          <w:commentReference w:id="511"/>
        </w:r>
      </w:del>
    </w:p>
    <w:p w14:paraId="58C8AFDE" w14:textId="74794762" w:rsidR="00C17A43" w:rsidDel="0052238C" w:rsidRDefault="00795B13">
      <w:pPr>
        <w:pStyle w:val="Heading2"/>
        <w:rPr>
          <w:del w:id="512" w:author="Shambhavi Chidambaram" w:date="2022-02-22T12:32:00Z"/>
          <w:lang w:val="en-GB"/>
        </w:rPr>
      </w:pPr>
      <w:commentRangeStart w:id="513"/>
      <w:del w:id="514" w:author="Shambhavi Chidambaram" w:date="2022-02-22T12:32:00Z">
        <w:r w:rsidDel="0052238C">
          <w:rPr>
            <w:lang w:val="en-GB"/>
          </w:rPr>
          <w:delText>Learning mechanisms in a reversal learning task</w:delText>
        </w:r>
        <w:commentRangeEnd w:id="513"/>
        <w:r w:rsidDel="0052238C">
          <w:rPr>
            <w:rStyle w:val="CommentReference"/>
            <w:rFonts w:asciiTheme="minorHAnsi" w:eastAsiaTheme="minorHAnsi" w:hAnsiTheme="minorHAnsi" w:cstheme="minorBidi"/>
            <w:b w:val="0"/>
            <w:bCs w:val="0"/>
            <w:color w:val="auto"/>
          </w:rPr>
          <w:commentReference w:id="513"/>
        </w:r>
      </w:del>
    </w:p>
    <w:p w14:paraId="260FC3FF" w14:textId="62FBE2CD" w:rsidR="00C17A43" w:rsidDel="0052238C" w:rsidRDefault="00795B13">
      <w:pPr>
        <w:pStyle w:val="BodyText"/>
        <w:rPr>
          <w:del w:id="515" w:author="Shambhavi Chidambaram" w:date="2022-02-22T12:32:00Z"/>
          <w:lang w:val="en-GB"/>
        </w:rPr>
      </w:pPr>
      <w:commentRangeStart w:id="516"/>
      <w:del w:id="517" w:author="Shambhavi Chidambaram" w:date="2022-02-22T12:32:00Z">
        <w:r w:rsidDel="0052238C">
          <w:rPr>
            <w:lang w:val="en-GB"/>
          </w:rPr>
          <w:delText>Previous work has shown that the bats’ behaviour can be described well by a choice-history dependent behavioural model (Nachev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w:delText>
        </w:r>
        <w:commentRangeEnd w:id="516"/>
        <w:r w:rsidDel="0052238C">
          <w:rPr>
            <w:rStyle w:val="CommentReference"/>
          </w:rPr>
          <w:commentReference w:id="516"/>
        </w:r>
        <w:r w:rsidDel="0052238C">
          <w:rPr>
            <w:lang w:val="en-GB"/>
          </w:rPr>
          <w:delText xml:space="preserve"> Our results, supported by both the confirmatory and the exploratory analyses, with bats improving performance within blocks of trials are in line with the expectations of choice-history dependent reinforcement learning (Worthy and Maddox 2014). </w:delText>
        </w:r>
      </w:del>
    </w:p>
    <w:p w14:paraId="45DEDA23" w14:textId="272A0891" w:rsidR="00C17A43" w:rsidDel="0052238C" w:rsidRDefault="00795B13">
      <w:pPr>
        <w:pStyle w:val="BodyText"/>
        <w:rPr>
          <w:del w:id="518" w:author="Shambhavi Chidambaram" w:date="2022-02-22T12:32:00Z"/>
          <w:lang w:val="en-GB"/>
        </w:rPr>
      </w:pPr>
      <w:del w:id="519" w:author="Shambhavi Chidambaram" w:date="2022-02-22T12:32:00Z">
        <w:r w:rsidDel="0052238C">
          <w:rPr>
            <w:lang w:val="en-GB"/>
          </w:rPr>
          <w:delText xml:space="preserve">As bats were continually confronted with reversals, however, they learned a second reinforced response that was conditioned to a novel cue. This novel cue was </w:delText>
        </w:r>
        <w:commentRangeStart w:id="520"/>
        <w:r w:rsidDel="0052238C">
          <w:rPr>
            <w:lang w:val="en-GB"/>
          </w:rPr>
          <w:delText>the single or repeated</w:delText>
        </w:r>
        <w:commentRangeEnd w:id="520"/>
        <w:r w:rsidDel="0052238C">
          <w:rPr>
            <w:rStyle w:val="CommentReference"/>
          </w:rPr>
          <w:commentReference w:id="520"/>
        </w:r>
        <w:r w:rsidDel="0052238C">
          <w:rPr>
            <w:lang w:val="en-GB"/>
          </w:rPr>
          <w:delText xml:space="preserve"> absence of expected reinforcement. </w:delText>
        </w:r>
        <w:commentRangeStart w:id="521"/>
        <w:r w:rsidDel="0052238C">
          <w:rPr>
            <w:lang w:val="en-GB"/>
          </w:rPr>
          <w:delText>This absence of reinforcement became a conditioned stimulus that was coupled to the novel conditioned response of switching to the other reward location.</w:delText>
        </w:r>
        <w:commentRangeEnd w:id="521"/>
        <w:r w:rsidDel="0052238C">
          <w:rPr>
            <w:rStyle w:val="CommentReference"/>
          </w:rPr>
          <w:commentReference w:id="521"/>
        </w:r>
        <w:r w:rsidDel="0052238C">
          <w:rPr>
            <w:lang w:val="en-GB"/>
          </w:rPr>
          <w:delText xml:space="preserve"> This conditioned response of switching location was reinforced. </w:delText>
        </w:r>
        <w:commentRangeStart w:id="522"/>
        <w:r w:rsidDel="0052238C">
          <w:rPr>
            <w:lang w:val="en-GB"/>
          </w:rPr>
          <w:delText xml:space="preserve">The two conditioned responses acquired through reinforcement learning were therefore: the win-stay response and the lose-shift response. It was the ability of abruptly switching from one type of response, the win-stay response, to another type of response, the lose-shift response, that required behavioural flexibility.  This flexibility allowed the action selection of both conditioned responses in alternation. The result of this could be observed as the win-stay lose-shift behaviour of the bats. </w:delText>
        </w:r>
        <w:commentRangeEnd w:id="522"/>
        <w:r w:rsidDel="0052238C">
          <w:rPr>
            <w:rStyle w:val="CommentReference"/>
          </w:rPr>
          <w:commentReference w:id="522"/>
        </w:r>
      </w:del>
    </w:p>
    <w:p w14:paraId="11635C04" w14:textId="4A27523F" w:rsidR="00C17A43" w:rsidDel="0052238C" w:rsidRDefault="00795B13">
      <w:pPr>
        <w:pStyle w:val="FirstParagraph"/>
        <w:rPr>
          <w:del w:id="523" w:author="Shambhavi Chidambaram" w:date="2022-02-22T12:32:00Z"/>
          <w:lang w:val="en-GB"/>
        </w:rPr>
      </w:pPr>
      <w:del w:id="524" w:author="Shambhavi Chidambaram" w:date="2022-02-22T12:32:00Z">
        <w:r w:rsidDel="0052238C">
          <w:rPr>
            <w:lang w:val="en-GB"/>
          </w:rPr>
          <w:delTex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w:delText>
        </w:r>
        <w:commentRangeStart w:id="525"/>
        <w:r w:rsidDel="0052238C">
          <w:rPr>
            <w:lang w:val="en-GB"/>
          </w:rPr>
          <w:delText>exploitation</w:delText>
        </w:r>
        <w:commentRangeEnd w:id="525"/>
        <w:r w:rsidDel="0052238C">
          <w:rPr>
            <w:rStyle w:val="CommentReference"/>
          </w:rPr>
          <w:commentReference w:id="525"/>
        </w:r>
        <w:r w:rsidDel="0052238C">
          <w:rPr>
            <w:lang w:val="en-GB"/>
          </w:rPr>
          <w:delText xml:space="preserve"> of this particular type of environmental change. A pure win-stay, lose-shift behaviour would result in optimum performance. The bats’ behaviour became a close approximation of win-stay, lose-shift already after the fifth reversal by the end of the first night of the experiment.</w:delText>
        </w:r>
      </w:del>
    </w:p>
    <w:p w14:paraId="2BCDBD20" w14:textId="2DAFEBE0" w:rsidR="00C17A43" w:rsidDel="0052238C" w:rsidRDefault="00795B13">
      <w:pPr>
        <w:pStyle w:val="Heading2"/>
        <w:rPr>
          <w:del w:id="526" w:author="Shambhavi Chidambaram" w:date="2022-02-22T12:32:00Z"/>
          <w:lang w:val="en-GB"/>
        </w:rPr>
      </w:pPr>
      <w:bookmarkStart w:id="527" w:name="Xf592029b83af0c51a8627ad82bb5ee3a6041981"/>
      <w:bookmarkEnd w:id="490"/>
      <w:del w:id="528" w:author="Shambhavi Chidambaram" w:date="2022-02-22T12:32:00Z">
        <w:r w:rsidDel="0052238C">
          <w:rPr>
            <w:lang w:val="en-GB"/>
          </w:rPr>
          <w:delText>How do other animal species compare with the bats?</w:delText>
        </w:r>
      </w:del>
    </w:p>
    <w:p w14:paraId="0EDD4CE5" w14:textId="20DB0093" w:rsidR="00C17A43" w:rsidDel="0052238C" w:rsidRDefault="00795B13">
      <w:pPr>
        <w:pStyle w:val="FirstParagraph"/>
        <w:rPr>
          <w:del w:id="529" w:author="Shambhavi Chidambaram" w:date="2022-02-22T12:32:00Z"/>
          <w:lang w:val="en-GB"/>
        </w:rPr>
      </w:pPr>
      <w:del w:id="530" w:author="Shambhavi Chidambaram" w:date="2022-02-22T12:32:00Z">
        <w:r w:rsidDel="0052238C">
          <w:rPr>
            <w:lang w:val="en-GB"/>
          </w:rPr>
          <w:delTex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delText>
        </w:r>
      </w:del>
    </w:p>
    <w:p w14:paraId="5ADB9F9E" w14:textId="6B6B8AB9" w:rsidR="00C17A43" w:rsidDel="0052238C" w:rsidRDefault="00795B13">
      <w:pPr>
        <w:pStyle w:val="BodyText"/>
        <w:rPr>
          <w:del w:id="531" w:author="Shambhavi Chidambaram" w:date="2022-02-22T12:32:00Z"/>
          <w:lang w:val="en-GB"/>
        </w:rPr>
      </w:pPr>
      <w:del w:id="532" w:author="Shambhavi Chidambaram" w:date="2022-02-22T12:32:00Z">
        <w:r w:rsidDel="0052238C">
          <w:rPr>
            <w:lang w:val="en-GB"/>
          </w:rPr>
          <w:delText>Several different species of birds also showed performance on this task that was similar to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delText>
        </w:r>
      </w:del>
    </w:p>
    <w:p w14:paraId="3687539B" w14:textId="13619F06" w:rsidR="00C17A43" w:rsidDel="0052238C" w:rsidRDefault="00795B13">
      <w:pPr>
        <w:pStyle w:val="BodyText"/>
        <w:rPr>
          <w:del w:id="533" w:author="Shambhavi Chidambaram" w:date="2022-02-22T12:32:00Z"/>
          <w:lang w:val="en-GB"/>
        </w:rPr>
      </w:pPr>
      <w:del w:id="534" w:author="Shambhavi Chidambaram" w:date="2022-02-22T12:32:00Z">
        <w:r w:rsidDel="0052238C">
          <w:rPr>
            <w:lang w:val="en-GB"/>
          </w:rPr>
          <w:delTex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delText>
        </w:r>
      </w:del>
    </w:p>
    <w:p w14:paraId="009F27AC" w14:textId="72472DA5" w:rsidR="00C17A43" w:rsidDel="0052238C" w:rsidRDefault="00795B13">
      <w:pPr>
        <w:pStyle w:val="FirstParagraph"/>
        <w:rPr>
          <w:del w:id="535" w:author="Shambhavi Chidambaram" w:date="2022-02-22T12:32:00Z"/>
          <w:lang w:val="en-GB"/>
        </w:rPr>
      </w:pPr>
      <w:bookmarkStart w:id="536" w:name="reversal-learning-in-the-wild"/>
      <w:bookmarkEnd w:id="527"/>
      <w:del w:id="537" w:author="Shambhavi Chidambaram" w:date="2022-02-22T12:32:00Z">
        <w:r w:rsidDel="0052238C">
          <w:rPr>
            <w:lang w:val="en-GB"/>
          </w:rPr>
          <w:delText>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w:delText>
        </w:r>
      </w:del>
      <w:ins w:id="538" w:author="Vladi" w:date="2022-01-12T15:08:00Z">
        <w:del w:id="539" w:author="Shambhavi Chidambaram" w:date="2022-02-22T12:32:00Z">
          <w:r w:rsidDel="0052238C">
            <w:rPr>
              <w:lang w:val="en-GB"/>
            </w:rPr>
            <w:delText xml:space="preserve"> allocation of</w:delText>
          </w:r>
        </w:del>
      </w:ins>
      <w:del w:id="540" w:author="Shambhavi Chidambaram" w:date="2022-02-22T12:32:00Z">
        <w:r w:rsidDel="0052238C">
          <w:rPr>
            <w:lang w:val="en-GB"/>
          </w:rPr>
          <w:delText xml:space="preserve"> </w:delText>
        </w:r>
      </w:del>
      <w:ins w:id="541" w:author="Vladi" w:date="2022-01-12T15:08:00Z">
        <w:del w:id="542" w:author="Shambhavi Chidambaram" w:date="2022-02-22T12:32:00Z">
          <w:r w:rsidDel="0052238C">
            <w:rPr>
              <w:lang w:val="en-GB"/>
            </w:rPr>
            <w:delText xml:space="preserve">flower types to </w:delText>
          </w:r>
        </w:del>
      </w:ins>
      <w:del w:id="543" w:author="Shambhavi Chidambaram" w:date="2022-02-22T12:32:00Z">
        <w:r w:rsidDel="0052238C">
          <w:rPr>
            <w:lang w:val="en-GB"/>
          </w:rPr>
          <w:delText xml:space="preserve">spatial locations of flower types changed with the same pattern every night (Thiele 2006). Within each night bats adapted to the changes in resource availability. However, they needed four nights before they had adapted to the underlying recurring, predictable pattern of resource variability. </w:delText>
        </w:r>
      </w:del>
    </w:p>
    <w:p w14:paraId="74C19419" w14:textId="196726AE" w:rsidR="00C17A43" w:rsidDel="0052238C" w:rsidRDefault="00795B13">
      <w:pPr>
        <w:pStyle w:val="BodyText"/>
        <w:rPr>
          <w:del w:id="544" w:author="Shambhavi Chidambaram" w:date="2022-02-22T12:32:00Z"/>
          <w:lang w:val="en-GB"/>
        </w:rPr>
      </w:pPr>
      <w:del w:id="545" w:author="Shambhavi Chidambaram" w:date="2022-02-22T12:32:00Z">
        <w:r w:rsidDel="0052238C">
          <w:rPr>
            <w:lang w:val="en-GB"/>
          </w:rPr>
          <w:delText xml:space="preserve">Under natural conditions bats make many small hovering visits every night to many flowers.  These flowers are from many different species of plants that vary in their flowering season, flowering duration, the number of flowers that bloom per night, and the quantity of nectar they provide. Bats can distinguish flowers that differ in nectar secretion rates and return to more profitable flowers sooner (Tölch 2006), utilizing their excellent spatial memory to find the flower again and adjusting the time interval between successive visits based on the secretion rate of the experimental flowers. Such more frequent visitation of more profitable flowers may not necessarily mean the bats have the ability to estimate the temporal component of secretion rates but could be interpreted as matching visitation rate to different fixed ratio reward schedules. </w:delText>
        </w:r>
      </w:del>
    </w:p>
    <w:p w14:paraId="415B8024" w14:textId="27A24998" w:rsidR="00C17A43" w:rsidDel="0052238C" w:rsidRDefault="00795B13">
      <w:pPr>
        <w:pStyle w:val="BodyText"/>
        <w:rPr>
          <w:del w:id="546" w:author="Shambhavi Chidambaram" w:date="2022-02-22T12:32:00Z"/>
          <w:lang w:val="en-GB"/>
        </w:rPr>
      </w:pPr>
      <w:bookmarkStart w:id="547" w:name="X6c8c933c927c30d46f35b4cf89774167cb773c5"/>
      <w:bookmarkEnd w:id="536"/>
      <w:commentRangeStart w:id="548"/>
      <w:del w:id="549" w:author="Shambhavi Chidambaram" w:date="2022-02-22T12:32:00Z">
        <w:r w:rsidDel="0052238C">
          <w:rPr>
            <w:lang w:val="en-GB"/>
          </w:rPr>
          <w:delText>In most cases under natural foraging conditions flowers are emptied in a single visit, so win-stay is not often a profitable strategy. There are however certain plants such as species of</w:delText>
        </w:r>
        <w:r w:rsidDel="0052238C">
          <w:rPr>
            <w:i/>
            <w:iCs/>
            <w:lang w:val="en-GB"/>
          </w:rPr>
          <w:delText xml:space="preserve"> Agave</w:delText>
        </w:r>
        <w:r w:rsidDel="0052238C">
          <w:rPr>
            <w:lang w:val="en-GB"/>
          </w:rPr>
          <w:delText xml:space="preserve"> that hold large amounts of nectar, or </w:delText>
        </w:r>
        <w:r w:rsidDel="0052238C">
          <w:rPr>
            <w:i/>
            <w:iCs/>
            <w:lang w:val="en-GB"/>
          </w:rPr>
          <w:delText>Vriesea</w:delText>
        </w:r>
        <w:r w:rsidDel="0052238C">
          <w:rPr>
            <w:lang w:val="en-GB"/>
          </w:rPr>
          <w:delText xml:space="preserve">, which if undetected all night may hold so much nectar that it requires multiple hovering visits to deplete. The perception of flower nectar volume is subject to Weber’s Law (Tölch and Winter 2007).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 but win-stay situations do occur in the bats’ foraging environments, and thus the ability to adopt a ‘win-stay, lose-shift’ strategy is likely part of the bats’ natural foraging ecology. </w:delText>
        </w:r>
        <w:commentRangeEnd w:id="548"/>
        <w:r w:rsidDel="0052238C">
          <w:rPr>
            <w:rStyle w:val="CommentReference"/>
          </w:rPr>
          <w:commentReference w:id="548"/>
        </w:r>
      </w:del>
    </w:p>
    <w:p w14:paraId="6E4FAA3C" w14:textId="79F6702B" w:rsidR="00C17A43" w:rsidDel="00DC2A8D" w:rsidRDefault="00795B13">
      <w:pPr>
        <w:pStyle w:val="Heading2"/>
        <w:rPr>
          <w:del w:id="550" w:author="Shambhavi Chidambaram" w:date="2022-02-25T16:25:00Z"/>
          <w:lang w:val="en-GB"/>
        </w:rPr>
      </w:pPr>
      <w:bookmarkStart w:id="551" w:name="acknowledgements"/>
      <w:del w:id="552" w:author="Shambhavi Chidambaram" w:date="2022-02-25T16:25:00Z">
        <w:r w:rsidDel="00DC2A8D">
          <w:rPr>
            <w:lang w:val="en-GB"/>
          </w:rPr>
          <w:delText>Conclusions</w:delText>
        </w:r>
      </w:del>
    </w:p>
    <w:p w14:paraId="0142B2BE" w14:textId="135959A2" w:rsidR="00C17A43" w:rsidDel="00DC2A8D" w:rsidRDefault="00795B13">
      <w:pPr>
        <w:pStyle w:val="BodyText"/>
        <w:rPr>
          <w:del w:id="553" w:author="Shambhavi Chidambaram" w:date="2022-02-25T16:25:00Z"/>
          <w:lang w:val="en-GB"/>
        </w:rPr>
      </w:pPr>
      <w:del w:id="554" w:author="Shambhavi Chidambaram" w:date="2022-02-25T16:25:00Z">
        <w:r w:rsidDel="00DC2A8D">
          <w:rPr>
            <w:lang w:val="en-GB"/>
          </w:rPr>
          <w:delText>[to be written after some discussion]</w:delText>
        </w:r>
      </w:del>
    </w:p>
    <w:p w14:paraId="76CFC8B6" w14:textId="77777777" w:rsidR="00C17A43" w:rsidRDefault="00795B13">
      <w:pPr>
        <w:pStyle w:val="Heading2"/>
        <w:rPr>
          <w:lang w:val="en-GB"/>
        </w:rPr>
      </w:pPr>
      <w:r>
        <w:rPr>
          <w:lang w:val="en-GB"/>
        </w:rPr>
        <w:t>Acknowledgements</w:t>
      </w:r>
    </w:p>
    <w:p w14:paraId="1C53D5F9" w14:textId="77777777" w:rsidR="00C17A43" w:rsidRDefault="00795B13">
      <w:pPr>
        <w:pStyle w:val="FirstParagraph"/>
        <w:rPr>
          <w:lang w:val="en-GB"/>
        </w:rPr>
      </w:pPr>
      <w:r>
        <w:rPr>
          <w:lang w:val="en-GB"/>
        </w:rPr>
        <w:t xml:space="preserve">We thank </w:t>
      </w:r>
      <w:proofErr w:type="spellStart"/>
      <w:r>
        <w:rPr>
          <w:lang w:val="en-GB"/>
        </w:rPr>
        <w:t>Alexej</w:t>
      </w:r>
      <w:proofErr w:type="spellEnd"/>
      <w:r>
        <w:rPr>
          <w:lang w:val="en-GB"/>
        </w:rPr>
        <w:t xml:space="preserve"> Schatz for the programming of the </w:t>
      </w:r>
      <w:proofErr w:type="spellStart"/>
      <w:r>
        <w:rPr>
          <w:lang w:val="en-GB"/>
        </w:rPr>
        <w:t>PhenoSoft</w:t>
      </w:r>
      <w:proofErr w:type="spellEnd"/>
      <w:r>
        <w:rPr>
          <w:lang w:val="en-GB"/>
        </w:rPr>
        <w:t xml:space="preserve">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57446708" w14:textId="77777777" w:rsidR="00C17A43" w:rsidRDefault="00795B13">
      <w:pPr>
        <w:pStyle w:val="Heading2"/>
        <w:rPr>
          <w:lang w:val="en-GB"/>
        </w:rPr>
      </w:pPr>
      <w:bookmarkStart w:id="555" w:name="author-contributions"/>
      <w:bookmarkEnd w:id="551"/>
      <w:r>
        <w:rPr>
          <w:lang w:val="en-GB"/>
        </w:rPr>
        <w:lastRenderedPageBreak/>
        <w:t>Author Contributions</w:t>
      </w:r>
    </w:p>
    <w:p w14:paraId="763172DF" w14:textId="1B142B10" w:rsidR="00C17A43" w:rsidRDefault="00795B13">
      <w:pPr>
        <w:pStyle w:val="FirstParagraph"/>
        <w:rPr>
          <w:lang w:val="en-GB"/>
        </w:rPr>
      </w:pPr>
      <w:r>
        <w:rPr>
          <w:b/>
          <w:bCs/>
          <w:lang w:val="en-GB"/>
        </w:rPr>
        <w:t>SC</w:t>
      </w:r>
      <w:r>
        <w:rPr>
          <w:lang w:val="en-GB"/>
        </w:rPr>
        <w:t xml:space="preserve">: data collection, formal analysis, data curation, writing </w:t>
      </w:r>
      <w:del w:id="556" w:author="Shambhavi Chidambaram" w:date="2022-02-25T20:21:00Z">
        <w:r w:rsidDel="00485456">
          <w:rPr>
            <w:lang w:val="en-GB"/>
          </w:rPr>
          <w:delText>-</w:delText>
        </w:r>
      </w:del>
      <w:ins w:id="557" w:author="Shambhavi Chidambaram" w:date="2022-02-25T20:21:00Z">
        <w:r w:rsidR="00485456">
          <w:rPr>
            <w:lang w:val="en-GB"/>
          </w:rPr>
          <w:t>–</w:t>
        </w:r>
      </w:ins>
      <w:r>
        <w:rPr>
          <w:lang w:val="en-GB"/>
        </w:rPr>
        <w:t xml:space="preserve"> original draft, writing </w:t>
      </w:r>
      <w:del w:id="558" w:author="Shambhavi Chidambaram" w:date="2022-02-25T20:21:00Z">
        <w:r w:rsidDel="00485456">
          <w:rPr>
            <w:lang w:val="en-GB"/>
          </w:rPr>
          <w:delText>-</w:delText>
        </w:r>
      </w:del>
      <w:ins w:id="559" w:author="Shambhavi Chidambaram" w:date="2022-02-25T20:21:00Z">
        <w:r w:rsidR="00485456">
          <w:rPr>
            <w:lang w:val="en-GB"/>
          </w:rPr>
          <w:t>–</w:t>
        </w:r>
      </w:ins>
      <w:r>
        <w:rPr>
          <w:lang w:val="en-GB"/>
        </w:rPr>
        <w:t xml:space="preserve">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w:t>
      </w:r>
      <w:del w:id="560" w:author="Shambhavi Chidambaram" w:date="2022-02-25T20:21:00Z">
        <w:r w:rsidDel="00485456">
          <w:rPr>
            <w:lang w:val="en-GB"/>
          </w:rPr>
          <w:delText>-</w:delText>
        </w:r>
      </w:del>
      <w:ins w:id="561" w:author="Shambhavi Chidambaram" w:date="2022-02-25T20:21:00Z">
        <w:r w:rsidR="00485456">
          <w:rPr>
            <w:lang w:val="en-GB"/>
          </w:rPr>
          <w:t>–</w:t>
        </w:r>
      </w:ins>
      <w:r>
        <w:rPr>
          <w:lang w:val="en-GB"/>
        </w:rPr>
        <w:t xml:space="preserve"> review and editing, supervision. </w:t>
      </w:r>
      <w:r>
        <w:rPr>
          <w:b/>
          <w:bCs/>
          <w:lang w:val="en-GB"/>
        </w:rPr>
        <w:t>YW</w:t>
      </w:r>
      <w:r>
        <w:rPr>
          <w:lang w:val="en-GB"/>
        </w:rPr>
        <w:t xml:space="preserve">: conceptualization, experimental methodology, resources, formal analysis, writing </w:t>
      </w:r>
      <w:del w:id="562" w:author="Shambhavi Chidambaram" w:date="2022-02-25T20:21:00Z">
        <w:r w:rsidDel="00485456">
          <w:rPr>
            <w:lang w:val="en-GB"/>
          </w:rPr>
          <w:delText>-</w:delText>
        </w:r>
      </w:del>
      <w:ins w:id="563" w:author="Shambhavi Chidambaram" w:date="2022-02-25T20:21:00Z">
        <w:r w:rsidR="00485456">
          <w:rPr>
            <w:lang w:val="en-GB"/>
          </w:rPr>
          <w:t>–</w:t>
        </w:r>
      </w:ins>
      <w:r>
        <w:rPr>
          <w:lang w:val="en-GB"/>
        </w:rPr>
        <w:t xml:space="preserve"> review and editing, supervision. </w:t>
      </w:r>
      <w:r>
        <w:rPr>
          <w:b/>
          <w:bCs/>
          <w:lang w:val="en-GB"/>
        </w:rPr>
        <w:t>VN</w:t>
      </w:r>
      <w:r>
        <w:rPr>
          <w:lang w:val="en-GB"/>
        </w:rPr>
        <w:t xml:space="preserve">: formal analysis, data curation, writing </w:t>
      </w:r>
      <w:del w:id="564" w:author="Shambhavi Chidambaram" w:date="2022-02-25T20:21:00Z">
        <w:r w:rsidDel="00485456">
          <w:rPr>
            <w:lang w:val="en-GB"/>
          </w:rPr>
          <w:delText>-</w:delText>
        </w:r>
      </w:del>
      <w:ins w:id="565" w:author="Shambhavi Chidambaram" w:date="2022-02-25T20:21:00Z">
        <w:r w:rsidR="00485456">
          <w:rPr>
            <w:lang w:val="en-GB"/>
          </w:rPr>
          <w:t>–</w:t>
        </w:r>
      </w:ins>
      <w:r>
        <w:rPr>
          <w:lang w:val="en-GB"/>
        </w:rPr>
        <w:t xml:space="preserve"> review and editing, supervision.</w:t>
      </w:r>
    </w:p>
    <w:p w14:paraId="6210D477" w14:textId="77777777" w:rsidR="00C17A43" w:rsidRDefault="00795B13">
      <w:pPr>
        <w:pStyle w:val="Heading2"/>
        <w:rPr>
          <w:lang w:val="en-GB"/>
        </w:rPr>
      </w:pPr>
      <w:bookmarkStart w:id="566" w:name="funding"/>
      <w:bookmarkEnd w:id="555"/>
      <w:r>
        <w:rPr>
          <w:lang w:val="en-GB"/>
        </w:rPr>
        <w:t>Funding</w:t>
      </w:r>
    </w:p>
    <w:p w14:paraId="3AB3B205" w14:textId="77777777" w:rsidR="00C17A43" w:rsidRDefault="00795B13">
      <w:pPr>
        <w:pStyle w:val="FirstParagraph"/>
        <w:rPr>
          <w:lang w:val="en-GB"/>
        </w:rPr>
      </w:pPr>
      <w:r>
        <w:rPr>
          <w:lang w:val="en-GB"/>
        </w:rPr>
        <w:t>Open Access funding enabled by …</w:t>
      </w:r>
    </w:p>
    <w:p w14:paraId="1AC14D06" w14:textId="77777777" w:rsidR="00C17A43" w:rsidRDefault="00795B13">
      <w:pPr>
        <w:pStyle w:val="Heading2"/>
        <w:rPr>
          <w:lang w:val="en-GB"/>
        </w:rPr>
      </w:pPr>
      <w:bookmarkStart w:id="567" w:name="availability-of-data-and-code"/>
      <w:bookmarkEnd w:id="566"/>
      <w:r>
        <w:rPr>
          <w:lang w:val="en-GB"/>
        </w:rPr>
        <w:t>Availability of data and code</w:t>
      </w:r>
    </w:p>
    <w:p w14:paraId="04B4A58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Heading1"/>
        <w:rPr>
          <w:lang w:val="en-GB"/>
        </w:rPr>
      </w:pPr>
      <w:bookmarkStart w:id="568" w:name="declarations"/>
      <w:bookmarkEnd w:id="567"/>
      <w:r>
        <w:rPr>
          <w:lang w:val="en-GB"/>
        </w:rPr>
        <w:t>Declarations</w:t>
      </w:r>
    </w:p>
    <w:p w14:paraId="1889F73B" w14:textId="77777777" w:rsidR="00C17A43" w:rsidRDefault="00795B13">
      <w:pPr>
        <w:pStyle w:val="Heading2"/>
        <w:rPr>
          <w:lang w:val="en-GB"/>
        </w:rPr>
      </w:pPr>
      <w:bookmarkStart w:id="569" w:name="funding-1"/>
      <w:r>
        <w:rPr>
          <w:lang w:val="en-GB"/>
        </w:rPr>
        <w:t>Funding</w:t>
      </w:r>
    </w:p>
    <w:p w14:paraId="7FDE4BFA" w14:textId="77777777" w:rsidR="00C17A43" w:rsidRDefault="00795B13">
      <w:pPr>
        <w:pStyle w:val="FirstParagraph"/>
        <w:rPr>
          <w:lang w:val="en-GB"/>
        </w:rPr>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w:t>
      </w:r>
      <w:proofErr w:type="gramStart"/>
      <w:r>
        <w:rPr>
          <w:lang w:val="en-GB"/>
        </w:rPr>
        <w:t>…..</w:t>
      </w:r>
      <w:proofErr w:type="gramEnd"/>
      <w:r>
        <w:rPr>
          <w:lang w:val="en-GB"/>
        </w:rPr>
        <w:t xml:space="preserve"> and EXC </w:t>
      </w:r>
      <w:proofErr w:type="gramStart"/>
      <w:r>
        <w:rPr>
          <w:lang w:val="en-GB"/>
        </w:rPr>
        <w:t>…..</w:t>
      </w:r>
      <w:proofErr w:type="gramEnd"/>
      <w:r>
        <w:rPr>
          <w:lang w:val="en-GB"/>
        </w:rPr>
        <w:t xml:space="preserve"> [need to look up the two project numbers]</w:t>
      </w:r>
    </w:p>
    <w:p w14:paraId="0E15A2D8" w14:textId="77777777" w:rsidR="00C17A43" w:rsidRDefault="00795B13">
      <w:pPr>
        <w:pStyle w:val="Heading2"/>
        <w:rPr>
          <w:lang w:val="en-GB"/>
        </w:rPr>
      </w:pPr>
      <w:bookmarkStart w:id="570" w:name="conflict-of-interest"/>
      <w:bookmarkEnd w:id="569"/>
      <w:r>
        <w:rPr>
          <w:lang w:val="en-GB"/>
        </w:rPr>
        <w:t>Conflict of interest</w:t>
      </w:r>
    </w:p>
    <w:p w14:paraId="6F14F708" w14:textId="77777777" w:rsidR="00C17A43" w:rsidRDefault="00795B13">
      <w:pPr>
        <w:pStyle w:val="FirstParagraph"/>
        <w:rPr>
          <w:lang w:val="en-GB"/>
        </w:rPr>
      </w:pPr>
      <w:r>
        <w:rPr>
          <w:lang w:val="en-GB"/>
        </w:rPr>
        <w:t xml:space="preserve">YW owns </w:t>
      </w:r>
      <w:proofErr w:type="spellStart"/>
      <w:r>
        <w:rPr>
          <w:lang w:val="en-GB"/>
        </w:rPr>
        <w:t>PhenoSys</w:t>
      </w:r>
      <w:proofErr w:type="spellEnd"/>
      <w:r>
        <w:rPr>
          <w:lang w:val="en-GB"/>
        </w:rPr>
        <w:t xml:space="preserve"> equity</w:t>
      </w:r>
    </w:p>
    <w:p w14:paraId="1255E173" w14:textId="77777777" w:rsidR="00C17A43" w:rsidRDefault="00795B13">
      <w:pPr>
        <w:pStyle w:val="Heading2"/>
        <w:rPr>
          <w:lang w:val="en-GB"/>
        </w:rPr>
      </w:pPr>
      <w:bookmarkStart w:id="571" w:name="code-availability"/>
      <w:bookmarkEnd w:id="570"/>
      <w:r>
        <w:rPr>
          <w:lang w:val="en-GB"/>
        </w:rPr>
        <w:t>Code availability</w:t>
      </w:r>
    </w:p>
    <w:p w14:paraId="03B6AFD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Heading2"/>
        <w:rPr>
          <w:lang w:val="en-GB"/>
        </w:rPr>
      </w:pPr>
      <w:bookmarkStart w:id="572" w:name="open-access"/>
      <w:bookmarkEnd w:id="571"/>
      <w:r>
        <w:rPr>
          <w:lang w:val="en-GB"/>
        </w:rPr>
        <w:t>Open Access</w:t>
      </w:r>
    </w:p>
    <w:p w14:paraId="1420A3AA" w14:textId="4AAA7810" w:rsidR="00C17A43" w:rsidDel="003546CE" w:rsidRDefault="00795B13">
      <w:pPr>
        <w:pStyle w:val="Heading2"/>
        <w:rPr>
          <w:del w:id="573" w:author="Shambhavi Chidambaram" w:date="2022-02-25T20:04:00Z"/>
          <w:lang w:val="en-GB"/>
        </w:rPr>
      </w:pPr>
      <w:r>
        <w:rPr>
          <w:lang w:val="en-GB"/>
        </w:rPr>
        <w:t>Licens</w:t>
      </w:r>
      <w:del w:id="574" w:author="Shambhavi Chidambaram" w:date="2022-02-25T20:04:00Z">
        <w:r w:rsidDel="003546CE">
          <w:rPr>
            <w:lang w:val="en-GB"/>
          </w:rPr>
          <w:delText>es</w:delText>
        </w:r>
      </w:del>
      <w:ins w:id="575" w:author="Shambhavi Chidambaram" w:date="2022-02-25T20:04:00Z">
        <w:r w:rsidR="003546CE">
          <w:rPr>
            <w:lang w:val="en-GB"/>
          </w:rPr>
          <w:t>es</w:t>
        </w:r>
      </w:ins>
    </w:p>
    <w:p w14:paraId="08CCE3B8" w14:textId="0228D001" w:rsidR="003546CE" w:rsidRDefault="003546CE" w:rsidP="003546CE">
      <w:pPr>
        <w:pStyle w:val="BodyText"/>
        <w:rPr>
          <w:ins w:id="576" w:author="Shambhavi Chidambaram" w:date="2022-02-25T20:04:00Z"/>
          <w:lang w:val="en-GB"/>
        </w:rPr>
      </w:pPr>
    </w:p>
    <w:p w14:paraId="72C05C93" w14:textId="60C506AF" w:rsidR="003546CE" w:rsidRDefault="003546CE" w:rsidP="003546CE">
      <w:pPr>
        <w:pStyle w:val="BodyText"/>
        <w:rPr>
          <w:ins w:id="577" w:author="Shambhavi Chidambaram" w:date="2022-02-25T20:04:00Z"/>
          <w:lang w:val="en-GB"/>
        </w:rPr>
      </w:pPr>
    </w:p>
    <w:p w14:paraId="019E5E44" w14:textId="0A28F950" w:rsidR="003546CE" w:rsidRDefault="003546CE" w:rsidP="003546CE">
      <w:pPr>
        <w:pStyle w:val="BodyText"/>
        <w:rPr>
          <w:ins w:id="578" w:author="Shambhavi Chidambaram" w:date="2022-02-25T20:04:00Z"/>
          <w:lang w:val="en-GB"/>
        </w:rPr>
      </w:pPr>
    </w:p>
    <w:p w14:paraId="60F12C5B" w14:textId="394628A5" w:rsidR="003546CE" w:rsidRDefault="003546CE" w:rsidP="003546CE">
      <w:pPr>
        <w:pStyle w:val="BodyText"/>
        <w:rPr>
          <w:ins w:id="579" w:author="Shambhavi Chidambaram" w:date="2022-02-25T20:04:00Z"/>
          <w:lang w:val="en-GB"/>
        </w:rPr>
      </w:pPr>
    </w:p>
    <w:p w14:paraId="5392163C" w14:textId="2C1395F9" w:rsidR="003546CE" w:rsidRDefault="003546CE" w:rsidP="003546CE">
      <w:pPr>
        <w:pStyle w:val="BodyText"/>
        <w:rPr>
          <w:ins w:id="580" w:author="Shambhavi Chidambaram" w:date="2022-02-25T20:04:00Z"/>
          <w:lang w:val="en-GB"/>
        </w:rPr>
      </w:pPr>
    </w:p>
    <w:p w14:paraId="066D49CD" w14:textId="4493098C" w:rsidR="003546CE" w:rsidRDefault="003546CE" w:rsidP="003546CE">
      <w:pPr>
        <w:pStyle w:val="BodyText"/>
        <w:rPr>
          <w:ins w:id="581" w:author="Shambhavi Chidambaram" w:date="2022-02-25T20:04:00Z"/>
          <w:lang w:val="en-GB"/>
        </w:rPr>
      </w:pPr>
    </w:p>
    <w:p w14:paraId="57E21E58" w14:textId="77777777" w:rsidR="003546CE" w:rsidRPr="003546CE" w:rsidRDefault="003546CE" w:rsidP="003546CE">
      <w:pPr>
        <w:pStyle w:val="BodyText"/>
        <w:rPr>
          <w:ins w:id="582" w:author="Shambhavi Chidambaram" w:date="2022-02-25T20:04:00Z"/>
          <w:lang w:val="en-GB"/>
        </w:rPr>
        <w:pPrChange w:id="583" w:author="Shambhavi Chidambaram" w:date="2022-02-25T20:04:00Z">
          <w:pPr>
            <w:pStyle w:val="FirstParagraph"/>
          </w:pPr>
        </w:pPrChange>
      </w:pPr>
    </w:p>
    <w:p w14:paraId="43336A9A" w14:textId="77777777" w:rsidR="00C17A43" w:rsidDel="003546CE" w:rsidRDefault="00795B13" w:rsidP="003546CE">
      <w:pPr>
        <w:pStyle w:val="FirstParagraph"/>
        <w:rPr>
          <w:del w:id="584" w:author="Shambhavi Chidambaram" w:date="2022-02-25T20:04:00Z"/>
          <w:lang w:val="en-GB"/>
        </w:rPr>
        <w:pPrChange w:id="585" w:author="Shambhavi Chidambaram" w:date="2022-02-25T20:04:00Z">
          <w:pPr/>
        </w:pPrChange>
      </w:pPr>
      <w:del w:id="586" w:author="Shambhavi Chidambaram" w:date="2022-02-25T20:04:00Z">
        <w:r w:rsidDel="003546CE">
          <w:rPr>
            <w:lang w:val="en-GB"/>
          </w:rPr>
          <w:lastRenderedPageBreak/>
          <w:br w:type="page"/>
        </w:r>
      </w:del>
    </w:p>
    <w:bookmarkEnd w:id="568"/>
    <w:bookmarkEnd w:id="572"/>
    <w:p w14:paraId="268D787A" w14:textId="77777777" w:rsidR="00C17A43" w:rsidDel="003546CE" w:rsidRDefault="00C17A43" w:rsidP="003546CE">
      <w:pPr>
        <w:rPr>
          <w:del w:id="587" w:author="Shambhavi Chidambaram" w:date="2022-02-25T20:04:00Z"/>
          <w:lang w:val="en-GB"/>
        </w:rPr>
        <w:pPrChange w:id="588" w:author="Shambhavi Chidambaram" w:date="2022-02-25T20:04:00Z">
          <w:pPr>
            <w:pStyle w:val="BodyText"/>
          </w:pPr>
        </w:pPrChange>
      </w:pPr>
    </w:p>
    <w:bookmarkEnd w:id="547"/>
    <w:p w14:paraId="1C53B4B1" w14:textId="77777777" w:rsidR="00C17A43" w:rsidDel="00000FD6" w:rsidRDefault="00C17A43">
      <w:pPr>
        <w:pStyle w:val="ImageCaption"/>
        <w:rPr>
          <w:del w:id="589" w:author="Shambhavi Chidambaram" w:date="2022-02-25T20:02:00Z"/>
          <w:lang w:val="en-GB"/>
        </w:rPr>
      </w:pPr>
    </w:p>
    <w:p w14:paraId="5247B202" w14:textId="77777777" w:rsidR="00C17A43" w:rsidDel="00000FD6" w:rsidRDefault="00C17A43">
      <w:pPr>
        <w:pStyle w:val="ImageCaption"/>
        <w:rPr>
          <w:del w:id="590" w:author="Shambhavi Chidambaram" w:date="2022-02-25T20:02:00Z"/>
          <w:lang w:val="en-GB"/>
        </w:rPr>
      </w:pPr>
    </w:p>
    <w:p w14:paraId="2384CA0D" w14:textId="77777777" w:rsidR="00C17A43" w:rsidDel="00000FD6" w:rsidRDefault="00C17A43">
      <w:pPr>
        <w:pStyle w:val="ImageCaption"/>
        <w:rPr>
          <w:del w:id="591" w:author="Shambhavi Chidambaram" w:date="2022-02-25T20:02:00Z"/>
          <w:lang w:val="en-GB"/>
        </w:rPr>
      </w:pPr>
    </w:p>
    <w:p w14:paraId="3848079A" w14:textId="77777777" w:rsidR="00C17A43" w:rsidDel="00000FD6" w:rsidRDefault="00C17A43">
      <w:pPr>
        <w:pStyle w:val="ImageCaption"/>
        <w:rPr>
          <w:del w:id="592" w:author="Shambhavi Chidambaram" w:date="2022-02-25T20:02:00Z"/>
          <w:lang w:val="en-GB"/>
        </w:rPr>
      </w:pPr>
    </w:p>
    <w:p w14:paraId="3E585F3C" w14:textId="77777777" w:rsidR="00C17A43" w:rsidDel="00000FD6" w:rsidRDefault="00C17A43">
      <w:pPr>
        <w:pStyle w:val="ImageCaption"/>
        <w:rPr>
          <w:del w:id="593" w:author="Shambhavi Chidambaram" w:date="2022-02-25T20:02:00Z"/>
          <w:lang w:val="en-GB"/>
        </w:rPr>
      </w:pPr>
    </w:p>
    <w:p w14:paraId="5F4A54CA" w14:textId="77777777" w:rsidR="00C17A43" w:rsidDel="00000FD6" w:rsidRDefault="00C17A43">
      <w:pPr>
        <w:pStyle w:val="ImageCaption"/>
        <w:rPr>
          <w:del w:id="594" w:author="Shambhavi Chidambaram" w:date="2022-02-25T20:02:00Z"/>
          <w:lang w:val="en-GB"/>
        </w:rPr>
      </w:pPr>
    </w:p>
    <w:p w14:paraId="41A3BAF9" w14:textId="77777777" w:rsidR="00C17A43" w:rsidDel="00000FD6" w:rsidRDefault="00C17A43">
      <w:pPr>
        <w:pStyle w:val="ImageCaption"/>
        <w:rPr>
          <w:del w:id="595" w:author="Shambhavi Chidambaram" w:date="2022-02-25T20:02:00Z"/>
          <w:lang w:val="en-GB"/>
        </w:rPr>
      </w:pPr>
    </w:p>
    <w:p w14:paraId="4148CA62" w14:textId="77777777" w:rsidR="00C17A43" w:rsidRDefault="00795B13">
      <w:pPr>
        <w:pStyle w:val="Heading2"/>
        <w:rPr>
          <w:lang w:val="en-GB"/>
        </w:rPr>
      </w:pPr>
      <w:bookmarkStart w:id="596" w:name="X127103336b33e1d088f6436a8705b2ec5addb7d"/>
      <w:bookmarkEnd w:id="213"/>
      <w:bookmarkEnd w:id="214"/>
      <w:commentRangeStart w:id="597"/>
      <w:proofErr w:type="spellStart"/>
      <w:r>
        <w:rPr>
          <w:lang w:val="en-GB"/>
        </w:rPr>
        <w:t>Electronic</w:t>
      </w:r>
      <w:proofErr w:type="spellEnd"/>
      <w:r>
        <w:rPr>
          <w:lang w:val="en-GB"/>
        </w:rPr>
        <w:t xml:space="preserve"> Supplementary Material</w:t>
      </w:r>
      <w:commentRangeEnd w:id="597"/>
      <w:r>
        <w:rPr>
          <w:rStyle w:val="CommentReference"/>
          <w:rFonts w:asciiTheme="minorHAnsi" w:eastAsiaTheme="minorHAnsi" w:hAnsiTheme="minorHAnsi" w:cstheme="minorBidi"/>
          <w:b w:val="0"/>
          <w:bCs w:val="0"/>
          <w:color w:val="auto"/>
        </w:rPr>
        <w:commentReference w:id="597"/>
      </w:r>
    </w:p>
    <w:p w14:paraId="2088E8F8" w14:textId="77777777" w:rsidR="00C17A43" w:rsidRDefault="00795B13">
      <w:pPr>
        <w:pStyle w:val="Heading2"/>
        <w:rPr>
          <w:lang w:val="en-GB"/>
        </w:rPr>
      </w:pPr>
      <w:r>
        <w:rPr>
          <w:lang w:val="en-GB"/>
        </w:rPr>
        <w:t>Visits and approaches to the unassigned flowers</w:t>
      </w:r>
    </w:p>
    <w:p w14:paraId="3F5E43FE" w14:textId="77777777" w:rsidR="00C17A43" w:rsidRDefault="00795B13">
      <w:pPr>
        <w:pStyle w:val="FirstParagraph"/>
        <w:rPr>
          <w:lang w:val="en-GB"/>
        </w:rPr>
      </w:pPr>
      <w:r>
        <w:rPr>
          <w:lang w:val="en-GB"/>
        </w:rPr>
        <w:t>Only two out of the array of eight flowers were assigned uniquely to each bat but all the flowers were accessible to all the animals. The number of approaches to and attempts to get a reward from all the flowers, both assigned and not assigned, is shown in Figure 10.</w:t>
      </w:r>
    </w:p>
    <w:p w14:paraId="1E632F35" w14:textId="77777777" w:rsidR="00C17A43" w:rsidRDefault="00795B13">
      <w:pPr>
        <w:pStyle w:val="CaptionedFigure"/>
        <w:rPr>
          <w:lang w:val="en-GB"/>
        </w:rPr>
      </w:pPr>
      <w:r>
        <w:rPr>
          <w:noProof/>
          <w:lang w:val="en-GB"/>
        </w:rPr>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7"/>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77777777" w:rsidR="00C17A43" w:rsidRDefault="00795B13">
      <w:pPr>
        <w:pStyle w:val="ImageCaption"/>
        <w:rPr>
          <w:lang w:val="en-GB"/>
        </w:rPr>
      </w:pPr>
      <w:r>
        <w:rPr>
          <w:lang w:val="en-GB"/>
        </w:rPr>
        <w:t>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2ABB39C7" w14:textId="77777777" w:rsidR="00C17A43" w:rsidRDefault="00795B13">
      <w:pPr>
        <w:pStyle w:val="BodyText"/>
        <w:rPr>
          <w:lang w:val="en-GB"/>
        </w:rPr>
      </w:pPr>
      <w:r>
        <w:rPr>
          <w:lang w:val="en-GB"/>
        </w:rPr>
        <w:t>The number of approaches or attempts to get a reward at the non-assigned flowers was a small proportion of the overall number of approaches and reward-attempts at the flowers, less than 10% every night on average as Figure 11 shows.</w:t>
      </w:r>
    </w:p>
    <w:p w14:paraId="6BA448B4" w14:textId="77777777" w:rsidR="00C17A43" w:rsidRDefault="00795B13">
      <w:pPr>
        <w:pStyle w:val="CaptionedFigure"/>
        <w:rPr>
          <w:lang w:val="en-GB"/>
        </w:rPr>
      </w:pPr>
      <w:r>
        <w:rPr>
          <w:noProof/>
          <w:lang w:val="en-GB"/>
        </w:rPr>
        <w:lastRenderedPageBreak/>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6BBBBF93" w:rsidR="00C17A43" w:rsidRDefault="00795B13">
      <w:pPr>
        <w:pStyle w:val="ImageCaption"/>
        <w:rPr>
          <w:lang w:val="en-GB"/>
        </w:rPr>
      </w:pPr>
      <w:r>
        <w:rPr>
          <w:lang w:val="en-GB"/>
        </w:rPr>
        <w:t>Figure 11: Proportion of visits or approaches to the un-assigned flowers out of the total number of visits or approaches to flowers. Coloured points are data from individual bats. Black points are the mean proportion per night and the error bars are 89% C</w:t>
      </w:r>
      <w:r w:rsidR="00485456">
        <w:rPr>
          <w:lang w:val="en-GB"/>
        </w:rPr>
        <w:t>i</w:t>
      </w:r>
      <w:r>
        <w:rPr>
          <w:lang w:val="en-GB"/>
        </w:rPr>
        <w:t>s</w:t>
      </w:r>
    </w:p>
    <w:p w14:paraId="6A4E1236" w14:textId="77777777" w:rsidR="00C17A43" w:rsidRDefault="00795B13">
      <w:pPr>
        <w:pStyle w:val="Heading2"/>
        <w:rPr>
          <w:lang w:val="en-GB"/>
        </w:rPr>
      </w:pPr>
      <w:bookmarkStart w:id="598" w:name="details-of-the-statistical-analyses"/>
      <w:bookmarkEnd w:id="596"/>
      <w:r>
        <w:rPr>
          <w:lang w:val="en-GB"/>
        </w:rPr>
        <w:t>Details of the statistical analyses</w:t>
      </w:r>
    </w:p>
    <w:p w14:paraId="501D8F29" w14:textId="77777777" w:rsidR="00C17A43" w:rsidRDefault="00795B13">
      <w:pPr>
        <w:pStyle w:val="FirstParagraph"/>
        <w:rPr>
          <w:lang w:val="en-GB"/>
        </w:rPr>
      </w:pPr>
      <w:r>
        <w:rPr>
          <w:lang w:val="en-GB"/>
        </w:rPr>
        <w:t xml:space="preserve">Weakly informative priors were used for the generalized linear mixed-models in </w:t>
      </w:r>
      <w:r>
        <w:rPr>
          <w:rStyle w:val="VerbatimChar"/>
          <w:lang w:val="en-GB"/>
        </w:rPr>
        <w:t>brms</w:t>
      </w:r>
      <w:r>
        <w:rPr>
          <w:lang w:val="en-GB"/>
        </w:rP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BodyText"/>
        <w:rPr>
          <w:lang w:val="en-GB"/>
        </w:rPr>
      </w:pPr>
      <w:r>
        <w:rPr>
          <w:lang w:val="en-GB"/>
        </w:rPr>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0C1A5FC" w14:textId="3875EC51" w:rsidR="00C17A43" w:rsidRDefault="00795B13">
      <w:pPr>
        <w:pStyle w:val="BodyText"/>
        <w:rPr>
          <w:lang w:val="en-GB"/>
        </w:rPr>
      </w:pPr>
      <w:r>
        <w:rPr>
          <w:lang w:val="en-GB"/>
        </w:rPr>
        <w:t xml:space="preserve">The model investigating the effect of experimental night, block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t>
      </w:r>
      <w:r>
        <w:rPr>
          <w:lang w:val="en-GB"/>
        </w:rPr>
        <w:lastRenderedPageBreak/>
        <w:t xml:space="preserve">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w:t>
      </w:r>
      <w:ins w:id="599" w:author="Shambhavi Chidambaram" w:date="2022-02-25T20:21:00Z">
        <w:r w:rsidR="00485456">
          <w:rPr>
            <w:lang w:val="en-GB"/>
          </w:rPr>
          <w:t xml:space="preserve"> with </w:t>
        </w:r>
      </w:ins>
      <w:ins w:id="600" w:author="Shambhavi Chidambaram" w:date="2022-02-25T20:22:00Z">
        <w:r w:rsidR="00FD0881">
          <w:rPr>
            <w:lang w:val="en-GB"/>
          </w:rPr>
          <w:t>night and block as categorical predictors.</w:t>
        </w:r>
      </w:ins>
      <w:r>
        <w:rPr>
          <w:lang w:val="en-GB"/>
        </w:rPr>
        <w:t xml:space="preserve"> </w:t>
      </w:r>
      <w:ins w:id="601" w:author="Shambhavi Chidambaram" w:date="2022-02-25T20:22:00Z">
        <w:r w:rsidR="00FD0881">
          <w:rPr>
            <w:lang w:val="en-GB"/>
          </w:rPr>
          <w:t>T</w:t>
        </w:r>
      </w:ins>
      <w:del w:id="602" w:author="Shambhavi Chidambaram" w:date="2022-02-25T20:22:00Z">
        <w:r w:rsidDel="00FD0881">
          <w:rPr>
            <w:lang w:val="en-GB"/>
          </w:rPr>
          <w:delText xml:space="preserve">with </w:delText>
        </w:r>
      </w:del>
      <w:del w:id="603" w:author="Shambhavi Chidambaram" w:date="2022-02-25T20:20:00Z">
        <w:r w:rsidDel="00A24CDC">
          <w:rPr>
            <w:lang w:val="en-GB"/>
          </w:rPr>
          <w:delText>only night and block and their interaction as fixed effects; random slopes and intercepts were used to fit regression lines for the individuals. T</w:delText>
        </w:r>
      </w:del>
      <w:r>
        <w:rPr>
          <w:lang w:val="en-GB"/>
        </w:rPr>
        <w:t>he first night and the first block of every night was treated as one level of the categorical variables and the other nights and other blocks of each night as the other level. The first night and first block were the reference categories.</w:t>
      </w:r>
      <w:ins w:id="604" w:author="Shambhavi Chidambaram" w:date="2022-02-25T20:22:00Z">
        <w:r w:rsidR="00FD0881">
          <w:rPr>
            <w:lang w:val="en-GB"/>
          </w:rPr>
          <w:t xml:space="preserve"> </w:t>
        </w:r>
      </w:ins>
      <w:ins w:id="605" w:author="Shambhavi Chidambaram" w:date="2022-02-25T20:23:00Z">
        <w:r w:rsidR="00FD0881">
          <w:rPr>
            <w:lang w:val="en-GB"/>
          </w:rPr>
          <w:t>Random slopes and intercepts were used to fit regression lines for the individuals.</w:t>
        </w:r>
      </w:ins>
    </w:p>
    <w:p w14:paraId="10097237" w14:textId="159A91FC" w:rsidR="00C17A43" w:rsidRDefault="00795B13">
      <w:pPr>
        <w:pStyle w:val="BodyText"/>
        <w:rPr>
          <w:lang w:val="en-GB"/>
        </w:rPr>
      </w:pPr>
      <w:r>
        <w:rPr>
          <w:lang w:val="en-GB"/>
        </w:rPr>
        <w:t>Visual inspection of the trace plots, the number of effective samples, the Gelman-Rubin convergence diagnostic (</w:t>
      </w:r>
      <m:oMath>
        <m:acc>
          <m:accPr>
            <m:ctrlPr>
              <w:ins w:id="606"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del w:id="607" w:author="Shambhavi Chidambaram" w:date="2022-02-25T20:23:00Z">
        <w:r w:rsidDel="003A29C2">
          <w:rPr>
            <w:lang w:val="en-GB"/>
          </w:rPr>
          <w:delText>all of</w:delText>
        </w:r>
      </w:del>
      <w:ins w:id="608" w:author="Shambhavi Chidambaram" w:date="2022-02-25T20:23:00Z">
        <w:r w:rsidR="003A29C2">
          <w:rPr>
            <w:lang w:val="en-GB"/>
          </w:rPr>
          <w:t>all</w:t>
        </w:r>
      </w:ins>
      <w:r>
        <w:rPr>
          <w:lang w:val="en-GB"/>
        </w:rPr>
        <w:t xml:space="preserve"> the models the </w:t>
      </w:r>
      <m:oMath>
        <m:acc>
          <m:accPr>
            <m:ctrlPr>
              <w:ins w:id="609"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was equal to 1 for all the chains.</w:t>
      </w:r>
    </w:p>
    <w:p w14:paraId="556F6E43" w14:textId="77777777" w:rsidR="00C17A43" w:rsidRDefault="00795B13">
      <w:pPr>
        <w:pStyle w:val="Heading2"/>
        <w:rPr>
          <w:lang w:val="en-GB"/>
        </w:rPr>
      </w:pPr>
      <w:bookmarkStart w:id="610" w:name="Xa60b6b72da929e2802074a938fed4ccc0bf9682"/>
      <w:bookmarkEnd w:id="598"/>
      <w:r>
        <w:rPr>
          <w:lang w:val="en-GB"/>
        </w:rPr>
        <w:t xml:space="preserve">Posterior predictive checks of the model of the </w:t>
      </w:r>
      <w:proofErr w:type="spellStart"/>
      <w:r>
        <w:rPr>
          <w:lang w:val="en-GB"/>
        </w:rPr>
        <w:t>Prop</w:t>
      </w:r>
      <w:r>
        <w:rPr>
          <w:vertAlign w:val="subscript"/>
          <w:lang w:val="en-GB"/>
        </w:rPr>
        <w:t>rew</w:t>
      </w:r>
      <w:proofErr w:type="spellEnd"/>
    </w:p>
    <w:p w14:paraId="2EE5E8B7" w14:textId="77777777" w:rsidR="00C17A43" w:rsidRDefault="00795B13">
      <w:pPr>
        <w:pStyle w:val="FirstParagraph"/>
        <w:rPr>
          <w:lang w:val="en-GB"/>
        </w:rPr>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w:t>
      </w:r>
      <w:proofErr w:type="gramStart"/>
      <w:r>
        <w:rPr>
          <w:lang w:val="en-GB"/>
        </w:rPr>
        <w:t>in order to</w:t>
      </w:r>
      <w:proofErr w:type="gramEnd"/>
      <w:r>
        <w:rPr>
          <w:lang w:val="en-GB"/>
        </w:rPr>
        <w:t xml:space="preserve"> check the models’ descriptive adequacy - the agreement of the models with the empirical data, which is a basic goal of </w:t>
      </w:r>
      <w:proofErr w:type="spellStart"/>
      <w:r>
        <w:rPr>
          <w:lang w:val="en-GB"/>
        </w:rPr>
        <w:t>modeling</w:t>
      </w:r>
      <w:proofErr w:type="spellEnd"/>
      <w:r>
        <w:rPr>
          <w:lang w:val="en-GB"/>
        </w:rPr>
        <w:t xml:space="preserve"> [@shiffrin_survey_2008].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rPr>
          <w:lang w:val="en-GB"/>
        </w:rPr>
      </w:pPr>
      <w:r>
        <w:rPr>
          <w:noProof/>
          <w:lang w:val="en-GB"/>
        </w:rPr>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9"/>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7777777" w:rsidR="00C17A43" w:rsidRDefault="00795B13">
      <w:pPr>
        <w:pStyle w:val="ImageCaption"/>
        <w:rPr>
          <w:lang w:val="en-GB"/>
        </w:rPr>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130"/>
      <w:bookmarkEnd w:id="610"/>
    </w:p>
    <w:sectPr w:rsidR="00C17A4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0:22:00Z" w:initials="SC">
    <w:p w14:paraId="56BBCABE" w14:textId="77777777" w:rsidR="00C17A43" w:rsidRDefault="00795B13">
      <w:pPr>
        <w:pStyle w:val="CommentText"/>
      </w:pPr>
      <w:r>
        <w:rPr>
          <w:rStyle w:val="CommentReference"/>
        </w:rPr>
        <w:annotationRef/>
      </w:r>
      <w:r>
        <w:t>OK for now I have put in that you are the corresponding author</w:t>
      </w:r>
    </w:p>
  </w:comment>
  <w:comment w:id="20" w:author="Shambhavi Chidambaram" w:date="2021-10-11T18:53:00Z" w:initials="SC">
    <w:p w14:paraId="7D5DCEEF" w14:textId="77777777" w:rsidR="00C17A43" w:rsidRDefault="00795B13">
      <w:pPr>
        <w:pStyle w:val="CommentText"/>
      </w:pPr>
      <w:r>
        <w:rPr>
          <w:rStyle w:val="CommentReference"/>
        </w:rPr>
        <w:annotationRef/>
      </w:r>
      <w:r>
        <w:t xml:space="preserve">The examples I had here were from my first draft. They don’t need to be included in this version with all the revisions. </w:t>
      </w:r>
    </w:p>
  </w:comment>
  <w:comment w:id="33" w:author="Shambhavi Chidambaram" w:date="2021-10-11T19:22:00Z" w:initials="SC">
    <w:p w14:paraId="12D8A6F4" w14:textId="77777777" w:rsidR="00C17A43" w:rsidRDefault="00795B13">
      <w:pPr>
        <w:pStyle w:val="CommentText"/>
      </w:pPr>
      <w:r>
        <w:rPr>
          <w:rStyle w:val="CommentReference"/>
        </w:rPr>
        <w:annotationRef/>
      </w:r>
      <w:r>
        <w:t xml:space="preserve">Alex had inserted the word </w:t>
      </w:r>
      <w:proofErr w:type="gramStart"/>
      <w:r>
        <w:t>fixed-ratio</w:t>
      </w:r>
      <w:proofErr w:type="gramEnd"/>
      <w:r>
        <w:t xml:space="preserve"> here but I agree it’s a technical detail that’s not relevant at this point.</w:t>
      </w:r>
    </w:p>
  </w:comment>
  <w:comment w:id="76" w:author="Shambhavi Chidambaram" w:date="2021-10-11T19:25:00Z" w:initials="SC">
    <w:p w14:paraId="1C89A97F" w14:textId="77777777" w:rsidR="00C17A43" w:rsidRDefault="00795B13">
      <w:pPr>
        <w:pStyle w:val="CommentText"/>
      </w:pPr>
      <w:r>
        <w:rPr>
          <w:rStyle w:val="CommentReference"/>
        </w:rPr>
        <w:annotationRef/>
      </w:r>
      <w:r>
        <w:t xml:space="preserve">Alex suggested ‘allocation’ – I kind of like it because it doesn’t assume anything of the underlying processes but just denotes the </w:t>
      </w:r>
      <w:proofErr w:type="spellStart"/>
      <w:r>
        <w:t>behavioural</w:t>
      </w:r>
      <w:proofErr w:type="spellEnd"/>
      <w:r>
        <w:t xml:space="preserve"> outcome. Maybe this is a point for discussion? </w:t>
      </w:r>
    </w:p>
  </w:comment>
  <w:comment w:id="77" w:author="yw" w:date="2021-11-21T11:17:00Z" w:initials="y">
    <w:p w14:paraId="68383238" w14:textId="77777777" w:rsidR="00C17A43" w:rsidRDefault="00795B13">
      <w:pPr>
        <w:pStyle w:val="CommentText"/>
      </w:pPr>
      <w:r>
        <w:rPr>
          <w:rStyle w:val="CommentReference"/>
        </w:rPr>
        <w:annotationRef/>
      </w:r>
      <w:r>
        <w:t>agree</w:t>
      </w:r>
    </w:p>
  </w:comment>
  <w:comment w:id="90" w:author="Shruti" w:date="2022-01-10T08:25:00Z" w:initials="S">
    <w:p w14:paraId="4EEB7A51" w14:textId="77777777" w:rsidR="00C17A43" w:rsidRDefault="00795B13">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91" w:author="Shruti" w:date="2022-01-10T08:26:00Z" w:initials="S">
    <w:p w14:paraId="3AC04573" w14:textId="77777777" w:rsidR="00C17A43" w:rsidRDefault="00795B13">
      <w:pPr>
        <w:pStyle w:val="CommentText"/>
      </w:pPr>
      <w:r>
        <w:rPr>
          <w:rStyle w:val="CommentReference"/>
        </w:rPr>
        <w:annotationRef/>
      </w:r>
      <w:r>
        <w:t>You may need to mention compliance with ARRIVE guidelines; please check requirements of your journal once you select it.</w:t>
      </w:r>
    </w:p>
  </w:comment>
  <w:comment w:id="94" w:author="Shruti" w:date="2022-01-10T08:28:00Z" w:initials="S">
    <w:p w14:paraId="7D352650" w14:textId="77777777" w:rsidR="00C17A43" w:rsidRDefault="00795B13">
      <w:pPr>
        <w:pStyle w:val="CommentText"/>
      </w:pPr>
      <w:r>
        <w:rPr>
          <w:rStyle w:val="CommentReference"/>
        </w:rPr>
        <w:annotationRef/>
      </w:r>
      <w:r>
        <w:t>This will need a citation.</w:t>
      </w:r>
    </w:p>
  </w:comment>
  <w:comment w:id="95" w:author="Shruti" w:date="2022-01-10T08:29:00Z" w:initials="S">
    <w:p w14:paraId="7B0BCD96" w14:textId="77777777" w:rsidR="00C17A43" w:rsidRDefault="00795B13">
      <w:pPr>
        <w:pStyle w:val="CommentText"/>
      </w:pPr>
      <w:r>
        <w:rPr>
          <w:rStyle w:val="CommentReference"/>
        </w:rPr>
        <w:annotationRef/>
      </w:r>
      <w:r>
        <w:t xml:space="preserve">Be consistent with ml vs </w:t>
      </w:r>
      <w:proofErr w:type="spellStart"/>
      <w:r>
        <w:t>mL.</w:t>
      </w:r>
      <w:proofErr w:type="spellEnd"/>
    </w:p>
  </w:comment>
  <w:comment w:id="96" w:author="Shruti" w:date="2022-01-10T08:29:00Z" w:initials="S">
    <w:p w14:paraId="0EDADD85" w14:textId="77777777" w:rsidR="00C17A43" w:rsidRDefault="00795B13">
      <w:pPr>
        <w:pStyle w:val="CommentText"/>
      </w:pPr>
      <w:r>
        <w:rPr>
          <w:rStyle w:val="CommentReference"/>
        </w:rPr>
        <w:annotationRef/>
      </w:r>
      <w:r>
        <w:t>Always place a space between a value and its unit.</w:t>
      </w:r>
    </w:p>
  </w:comment>
  <w:comment w:id="97" w:author="Shruti" w:date="2022-01-10T08:30:00Z" w:initials="S">
    <w:p w14:paraId="7D70EBB0" w14:textId="77777777" w:rsidR="00C17A43" w:rsidRDefault="00795B13">
      <w:pPr>
        <w:pStyle w:val="CommentText"/>
      </w:pPr>
      <w:r>
        <w:rPr>
          <w:rStyle w:val="CommentReference"/>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104" w:author="Shruti" w:date="2022-01-10T13:21:00Z" w:initials="S">
    <w:p w14:paraId="700EBDDD" w14:textId="77777777" w:rsidR="00C17A43" w:rsidRDefault="00795B13">
      <w:pPr>
        <w:pStyle w:val="CommentText"/>
      </w:pPr>
      <w:r>
        <w:rPr>
          <w:rStyle w:val="CommentReference"/>
        </w:rPr>
        <w:annotationRef/>
      </w:r>
      <w:r>
        <w:t>You may need to justify this difference.</w:t>
      </w:r>
    </w:p>
  </w:comment>
  <w:comment w:id="105" w:author="Shruti" w:date="2022-01-10T08:35:00Z" w:initials="S">
    <w:p w14:paraId="0096BC1A" w14:textId="77777777" w:rsidR="00C17A43" w:rsidRDefault="00795B13">
      <w:pPr>
        <w:pStyle w:val="CommentText"/>
      </w:pPr>
      <w:r>
        <w:rPr>
          <w:rStyle w:val="CommentReference"/>
        </w:rPr>
        <w:annotationRef/>
      </w:r>
      <w:r>
        <w:t>Please check how your journal prefers to indicate time (10:00 h vs 1000 h).</w:t>
      </w:r>
    </w:p>
  </w:comment>
  <w:comment w:id="111" w:author="Shruti" w:date="2022-01-10T13:23:00Z" w:initials="S">
    <w:p w14:paraId="31BAEBD1" w14:textId="77777777" w:rsidR="00C17A43" w:rsidRDefault="00795B13">
      <w:pPr>
        <w:pStyle w:val="CommentText"/>
      </w:pPr>
      <w:r>
        <w:rPr>
          <w:rStyle w:val="CommentReference"/>
        </w:rPr>
        <w:annotationRef/>
      </w:r>
      <w:r>
        <w:t>I’d recommend elaborating on this a little. It is unclear if this is the same as the serial reversal described in the next section.</w:t>
      </w:r>
    </w:p>
  </w:comment>
  <w:comment w:id="133" w:author="Vladi" w:date="2022-01-11T15:01:00Z" w:initials="V">
    <w:p w14:paraId="6AF57782" w14:textId="77777777" w:rsidR="00C17A43" w:rsidRDefault="00795B13">
      <w:pPr>
        <w:pStyle w:val="CommentText"/>
      </w:pPr>
      <w:r>
        <w:rPr>
          <w:rStyle w:val="CommentReference"/>
        </w:rPr>
        <w:annotationRef/>
      </w:r>
      <w:r>
        <w:t xml:space="preserve">A bit wordy, try to condense. How high is very high? A general rule is to try to avoid opinion adjectives such as very (high/low), </w:t>
      </w:r>
      <w:proofErr w:type="gramStart"/>
      <w:r>
        <w:t>quite</w:t>
      </w:r>
      <w:proofErr w:type="gramEnd"/>
      <w:r>
        <w:t>, etc. You can either leave unspecified (high) or compare to some threshold value, e.g. a performance approaching 1 or above 0.8, 0.9, etc.</w:t>
      </w:r>
    </w:p>
  </w:comment>
  <w:comment w:id="136" w:author="Vladi" w:date="2022-01-11T15:21:00Z" w:initials="V">
    <w:p w14:paraId="65F69F9C" w14:textId="77777777" w:rsidR="00C17A43" w:rsidRDefault="00795B13">
      <w:pPr>
        <w:pStyle w:val="CommentText"/>
      </w:pPr>
      <w:r>
        <w:rPr>
          <w:rStyle w:val="CommentReference"/>
        </w:rPr>
        <w:annotationRef/>
      </w:r>
      <w:r>
        <w:t>Jargony</w:t>
      </w:r>
    </w:p>
  </w:comment>
  <w:comment w:id="137" w:author="Vladi" w:date="2022-01-11T15:24:00Z" w:initials="V">
    <w:p w14:paraId="41562320" w14:textId="77777777" w:rsidR="00C17A43" w:rsidRDefault="00795B13">
      <w:pPr>
        <w:pStyle w:val="CommentText"/>
      </w:pPr>
      <w:r>
        <w:rPr>
          <w:rStyle w:val="CommentReference"/>
        </w:rPr>
        <w:annotationRef/>
      </w:r>
      <w:r>
        <w:t>I think it would be helpful for the reader to put this into perspective by also reporting the proportions in addition to the percentages, e.g. 7 out of 10 visits, etc. This segues into the perseverative visits that you plan to show later.</w:t>
      </w:r>
    </w:p>
  </w:comment>
  <w:comment w:id="141" w:author="Vladi" w:date="2022-01-11T15:27:00Z" w:initials="V">
    <w:p w14:paraId="208E5B58" w14:textId="77777777" w:rsidR="00C17A43" w:rsidRDefault="00795B13">
      <w:pPr>
        <w:pStyle w:val="CommentText"/>
      </w:pPr>
      <w:r>
        <w:rPr>
          <w:rStyle w:val="CommentReference"/>
        </w:rPr>
        <w:annotationRef/>
      </w:r>
      <w:r>
        <w:t>This gives the false impression that there were only two options in total.</w:t>
      </w:r>
    </w:p>
  </w:comment>
  <w:comment w:id="147" w:author="Vladi" w:date="2022-01-11T15:29:00Z" w:initials="V">
    <w:p w14:paraId="1052F4D8" w14:textId="77777777" w:rsidR="00C17A43" w:rsidRDefault="00795B13">
      <w:pPr>
        <w:pStyle w:val="CommentText"/>
      </w:pPr>
      <w:r>
        <w:rPr>
          <w:rStyle w:val="CommentReference"/>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166" w:author="Vladi" w:date="2022-01-11T15:39:00Z" w:initials="V">
    <w:p w14:paraId="5987CCF2" w14:textId="77777777" w:rsidR="00C17A43" w:rsidRDefault="00795B13">
      <w:pPr>
        <w:pStyle w:val="CommentText"/>
      </w:pPr>
      <w:r>
        <w:rPr>
          <w:rStyle w:val="CommentReference"/>
        </w:rPr>
        <w:annotationRef/>
      </w:r>
      <w:r>
        <w:t>Be more specific here: the effect of what on perseverative visits decreases?</w:t>
      </w:r>
    </w:p>
  </w:comment>
  <w:comment w:id="185" w:author="Vladi" w:date="2022-01-11T15:42:00Z" w:initials="V">
    <w:p w14:paraId="49CE4EE2" w14:textId="77777777" w:rsidR="00C17A43" w:rsidRDefault="00795B13">
      <w:pPr>
        <w:pStyle w:val="CommentText"/>
      </w:pPr>
      <w:r>
        <w:rPr>
          <w:rStyle w:val="CommentReference"/>
        </w:rPr>
        <w:annotationRef/>
      </w:r>
      <w:r>
        <w:t>This is true but the generic description of any plot of this type, which will sound Greek to most readers. So, either remove the generic explanation or condense, so that you can refer to a), b), and c) sooner.</w:t>
      </w:r>
    </w:p>
  </w:comment>
  <w:comment w:id="188" w:author="Vladi" w:date="2022-01-11T15:45:00Z" w:initials="V">
    <w:p w14:paraId="0AB50E52" w14:textId="77777777" w:rsidR="00C17A43" w:rsidRDefault="00795B13">
      <w:pPr>
        <w:pStyle w:val="CommentText"/>
      </w:pPr>
      <w:r>
        <w:rPr>
          <w:rStyle w:val="CommentReference"/>
        </w:rPr>
        <w:annotationRef/>
      </w:r>
      <w:r>
        <w:t>Watch out with the present tense. Perhaps also try to condense the title of this section</w:t>
      </w:r>
    </w:p>
  </w:comment>
  <w:comment w:id="196" w:author="Vladi" w:date="2022-01-11T15:48:00Z" w:initials="V">
    <w:p w14:paraId="5EF30793" w14:textId="77777777" w:rsidR="00C17A43" w:rsidRDefault="00795B13">
      <w:pPr>
        <w:pStyle w:val="CommentText"/>
      </w:pPr>
      <w:r>
        <w:rPr>
          <w:rStyle w:val="CommentReference"/>
        </w:rPr>
        <w:annotationRef/>
      </w:r>
      <w:r>
        <w:t>Cite where. Same false dichotomy between description of results and stats, as mentioned above.</w:t>
      </w:r>
    </w:p>
  </w:comment>
  <w:comment w:id="211" w:author="Vladi" w:date="2022-01-11T15:56:00Z" w:initials="V">
    <w:p w14:paraId="2C767D8D" w14:textId="77777777" w:rsidR="00C17A43" w:rsidRDefault="00795B13">
      <w:pPr>
        <w:pStyle w:val="CommentText"/>
      </w:pPr>
      <w:r>
        <w:rPr>
          <w:rStyle w:val="CommentReference"/>
        </w:rPr>
        <w:annotationRef/>
      </w:r>
      <w:r>
        <w:t xml:space="preserve">Let us </w:t>
      </w:r>
      <w:proofErr w:type="gramStart"/>
      <w:r>
        <w:t>take a look</w:t>
      </w:r>
      <w:proofErr w:type="gramEnd"/>
      <w:r>
        <w:t xml:space="preserve"> at these figures together. Watch out that the 1 is not currently showing in the legend. A lot is shown but we need to also help the reader a bit more I think, so that they are not drowned in data without a clear guide to the safe platform (pardon the </w:t>
      </w:r>
      <w:proofErr w:type="spellStart"/>
      <w:r>
        <w:t>Watermaze</w:t>
      </w:r>
      <w:proofErr w:type="spellEnd"/>
      <w:r>
        <w:t xml:space="preserve"> metaphor).</w:t>
      </w:r>
    </w:p>
  </w:comment>
  <w:comment w:id="221" w:author="Vladi" w:date="2022-01-11T17:06:00Z" w:initials="V">
    <w:p w14:paraId="58BB5A52" w14:textId="77777777" w:rsidR="00C17A43" w:rsidRDefault="00795B13">
      <w:pPr>
        <w:pStyle w:val="CommentText"/>
      </w:pPr>
      <w:r>
        <w:rPr>
          <w:rStyle w:val="CommentReference"/>
        </w:rPr>
        <w:annotationRef/>
      </w:r>
      <w:r>
        <w:t>Perhaps zoom with 0.5 as the bottom limit for the y axis.</w:t>
      </w:r>
    </w:p>
  </w:comment>
  <w:comment w:id="366" w:author="Vladi" w:date="2022-01-11T17:20:00Z" w:initials="V">
    <w:p w14:paraId="6D6F0039" w14:textId="77777777" w:rsidR="0026740D" w:rsidRDefault="0026740D" w:rsidP="0026740D">
      <w:r>
        <w:rPr>
          <w:rStyle w:val="CommentReference"/>
        </w:rPr>
        <w:annotationRef/>
      </w:r>
      <w:r>
        <w:t xml:space="preserve">There is this concept of jackpot patches or flowers, e.g.: </w:t>
      </w:r>
      <w:hyperlink r:id="rId1" w:history="1">
        <w:r>
          <w:rPr>
            <w:rStyle w:val="Hyperlink"/>
          </w:rPr>
          <w:t>https://doi.org</w:t>
        </w:r>
        <w:r>
          <w:rPr>
            <w:rStyle w:val="Hyperlink"/>
          </w:rPr>
          <w:t>/</w:t>
        </w:r>
        <w:r>
          <w:rPr>
            <w:rStyle w:val="Hyperlink"/>
          </w:rPr>
          <w:t>10.1093/beheco/ari031</w:t>
        </w:r>
      </w:hyperlink>
    </w:p>
    <w:p w14:paraId="5668891C" w14:textId="77777777" w:rsidR="0026740D" w:rsidRDefault="0026740D" w:rsidP="0026740D">
      <w:pPr>
        <w:pStyle w:val="CommentText"/>
      </w:pPr>
    </w:p>
  </w:comment>
  <w:comment w:id="473" w:author="Shambhavi Chidambaram" w:date="2021-12-09T16:09:00Z" w:initials="SC">
    <w:p w14:paraId="520427A6" w14:textId="77777777" w:rsidR="00C17A43" w:rsidRDefault="00795B13">
      <w:pPr>
        <w:pStyle w:val="CommentText"/>
      </w:pPr>
      <w:r>
        <w:rPr>
          <w:rStyle w:val="CommentReference"/>
        </w:rPr>
        <w:annotationRef/>
      </w:r>
      <w:r>
        <w:t xml:space="preserve">Comment from YW: Do you really want to bring up the </w:t>
      </w:r>
      <w:proofErr w:type="gramStart"/>
      <w:r>
        <w:t>8 flower</w:t>
      </w:r>
      <w:proofErr w:type="gramEnd"/>
      <w:r>
        <w:t xml:space="preserve"> array again down here? I wonder if this is not confusing. It might be easier to ignore this and only discuss a bat’s choices between two options]</w:t>
      </w:r>
    </w:p>
    <w:p w14:paraId="0471F58F" w14:textId="77777777" w:rsidR="00C17A43" w:rsidRDefault="00C17A43">
      <w:pPr>
        <w:pStyle w:val="CommentText"/>
      </w:pPr>
    </w:p>
    <w:p w14:paraId="22E611CB" w14:textId="77777777" w:rsidR="00C17A43" w:rsidRDefault="00795B13">
      <w:pPr>
        <w:pStyle w:val="CommentText"/>
      </w:pPr>
      <w:r>
        <w:t xml:space="preserve">I thought it was relevant to </w:t>
      </w:r>
      <w:proofErr w:type="spellStart"/>
      <w:r>
        <w:t>to</w:t>
      </w:r>
      <w:proofErr w:type="spellEnd"/>
      <w:r>
        <w:t xml:space="preserve"> the overall picture of the </w:t>
      </w:r>
      <w:proofErr w:type="gramStart"/>
      <w:r>
        <w:t>experiment</w:t>
      </w:r>
      <w:proofErr w:type="gramEnd"/>
      <w:r>
        <w:t xml:space="preserve"> but I can see how it would be a distracting detail here. I will leave it out.</w:t>
      </w:r>
    </w:p>
  </w:comment>
  <w:comment w:id="487" w:author="Vladi" w:date="2022-01-11T13:39:00Z" w:initials="V">
    <w:p w14:paraId="6F455DFA" w14:textId="77777777" w:rsidR="00C17A43" w:rsidRDefault="00795B13">
      <w:pPr>
        <w:pStyle w:val="CommentText"/>
      </w:pPr>
      <w:r>
        <w:rPr>
          <w:rStyle w:val="CommentReference"/>
        </w:rPr>
        <w:annotationRef/>
      </w:r>
      <w:r>
        <w:t>Meta, show, don’t tell!</w:t>
      </w:r>
    </w:p>
  </w:comment>
  <w:comment w:id="496" w:author="Vladi" w:date="2022-01-11T17:13:00Z" w:initials="V">
    <w:p w14:paraId="533339BA" w14:textId="77777777" w:rsidR="00C17A43" w:rsidRDefault="00795B13">
      <w:pPr>
        <w:pStyle w:val="CommentText"/>
      </w:pPr>
      <w:r>
        <w:rPr>
          <w:rStyle w:val="CommentReference"/>
        </w:rPr>
        <w:annotationRef/>
      </w:r>
      <w:r>
        <w:t>Try not to conflate “option” and “strategy”.</w:t>
      </w:r>
    </w:p>
    <w:p w14:paraId="6F3A82CA" w14:textId="77777777" w:rsidR="00C17A43" w:rsidRDefault="00C17A43">
      <w:pPr>
        <w:pStyle w:val="CommentText"/>
      </w:pPr>
    </w:p>
    <w:p w14:paraId="32B860A4" w14:textId="77777777" w:rsidR="00C17A43" w:rsidRDefault="00795B13">
      <w:pPr>
        <w:pStyle w:val="CommentText"/>
      </w:pPr>
      <w:r>
        <w:t>The initial behavior here is a bit puzzling for natural bats, which do not encounter such rich options in nature. Could it be that these bats were pre-trained somehow with experience of such flowers at the outside field? Don’t remember if Sabine did other experiments with those at all. But let us discuss and see if we should include this somehow.</w:t>
      </w:r>
    </w:p>
  </w:comment>
  <w:comment w:id="497" w:author="Vladi" w:date="2022-01-12T14:37:00Z" w:initials="V">
    <w:p w14:paraId="666044B9" w14:textId="77777777" w:rsidR="00C17A43" w:rsidRDefault="00795B13">
      <w:pPr>
        <w:pStyle w:val="CommentText"/>
      </w:pPr>
      <w:r>
        <w:rPr>
          <w:rStyle w:val="CommentReference"/>
        </w:rPr>
        <w:annotationRef/>
      </w:r>
      <w:r>
        <w:t>This needs to be rephrased a bit. Again, think in terms of strategies</w:t>
      </w:r>
    </w:p>
  </w:comment>
  <w:comment w:id="506" w:author="Vladi" w:date="2022-01-12T14:42:00Z" w:initials="V">
    <w:p w14:paraId="1639628C" w14:textId="77777777" w:rsidR="00C17A43" w:rsidRDefault="00795B13">
      <w:pPr>
        <w:pStyle w:val="CommentText"/>
      </w:pPr>
      <w:r>
        <w:rPr>
          <w:rStyle w:val="CommentReference"/>
        </w:rPr>
        <w:annotationRef/>
      </w:r>
      <w:r>
        <w:t>What is the current behavior? Or do you mean the current preference?</w:t>
      </w:r>
    </w:p>
    <w:p w14:paraId="32865992" w14:textId="77777777" w:rsidR="00C17A43" w:rsidRDefault="00C17A43">
      <w:pPr>
        <w:pStyle w:val="CommentText"/>
      </w:pPr>
    </w:p>
    <w:p w14:paraId="6726FF2B" w14:textId="77777777" w:rsidR="00C17A43" w:rsidRDefault="00C17A43">
      <w:pPr>
        <w:pStyle w:val="CommentText"/>
      </w:pPr>
    </w:p>
  </w:comment>
  <w:comment w:id="507" w:author="Vladi" w:date="2022-01-12T14:43:00Z" w:initials="V">
    <w:p w14:paraId="5E17F940" w14:textId="77777777" w:rsidR="00C17A43" w:rsidRDefault="00795B13">
      <w:pPr>
        <w:pStyle w:val="CommentText"/>
      </w:pPr>
      <w:r>
        <w:rPr>
          <w:rStyle w:val="CommentReference"/>
        </w:rPr>
        <w:annotationRef/>
      </w:r>
      <w:r>
        <w:t>The because needs to be made explicit here.</w:t>
      </w:r>
    </w:p>
  </w:comment>
  <w:comment w:id="499" w:author="Vladi" w:date="2022-01-12T14:39:00Z" w:initials="V">
    <w:p w14:paraId="58C1E3EA" w14:textId="77777777" w:rsidR="00C17A43" w:rsidRDefault="00795B13">
      <w:pPr>
        <w:pStyle w:val="CommentText"/>
      </w:pPr>
      <w:r>
        <w:rPr>
          <w:rStyle w:val="CommentReference"/>
        </w:rPr>
        <w:annotationRef/>
      </w:r>
      <w:r>
        <w:t>The whole paragraph seems too wordy to me, for the information content it has, which is mostly a rehash of the experimental design. This should not be new to the reader at this point and if it is important to reiterate it, then do it briefly.</w:t>
      </w:r>
    </w:p>
  </w:comment>
  <w:comment w:id="509" w:author="Vladi" w:date="2022-01-12T14:45:00Z" w:initials="V">
    <w:p w14:paraId="215175C8" w14:textId="77777777" w:rsidR="00C17A43" w:rsidRDefault="00795B13">
      <w:pPr>
        <w:pStyle w:val="CommentText"/>
      </w:pPr>
      <w:r>
        <w:rPr>
          <w:rStyle w:val="CommentReference"/>
        </w:rPr>
        <w:annotationRef/>
      </w:r>
      <w:r>
        <w:t>meta</w:t>
      </w:r>
    </w:p>
  </w:comment>
  <w:comment w:id="511" w:author="Vladi" w:date="2022-01-12T14:46:00Z" w:initials="V">
    <w:p w14:paraId="4D20311A" w14:textId="77777777" w:rsidR="00C17A43" w:rsidRDefault="00795B13">
      <w:pPr>
        <w:pStyle w:val="CommentText"/>
      </w:pPr>
      <w:r>
        <w:rPr>
          <w:rStyle w:val="CommentReference"/>
        </w:rPr>
        <w:annotationRef/>
      </w:r>
      <w:r>
        <w:t>Wouldn’t profitability or probability matching be good to tie to this discussion?</w:t>
      </w:r>
    </w:p>
  </w:comment>
  <w:comment w:id="513" w:author="Vladi" w:date="2022-01-12T15:02:00Z" w:initials="V">
    <w:p w14:paraId="67089C2B" w14:textId="77777777" w:rsidR="00C17A43" w:rsidRDefault="00795B13">
      <w:pPr>
        <w:pStyle w:val="CommentText"/>
      </w:pPr>
      <w:r>
        <w:rPr>
          <w:rStyle w:val="CommentReference"/>
        </w:rPr>
        <w:annotationRef/>
      </w:r>
      <w:r>
        <w:t>This section needs to be conceptually reworked/clarified.</w:t>
      </w:r>
    </w:p>
  </w:comment>
  <w:comment w:id="516" w:author="Vladi" w:date="2022-01-12T14:59:00Z" w:initials="V">
    <w:p w14:paraId="505C02C6" w14:textId="77777777" w:rsidR="00C17A43" w:rsidRDefault="00795B13">
      <w:pPr>
        <w:pStyle w:val="CommentText"/>
      </w:pPr>
      <w:r>
        <w:rPr>
          <w:rStyle w:val="CommentReference"/>
        </w:rPr>
        <w:annotationRef/>
      </w:r>
      <w:r>
        <w:t>A simple reinforcement-based learning model also has these properties. The model from the paper is perhaps too complex to make the point you wish to make.</w:t>
      </w:r>
    </w:p>
  </w:comment>
  <w:comment w:id="520" w:author="Vladi" w:date="2022-01-12T14:51:00Z" w:initials="V">
    <w:p w14:paraId="74E34802" w14:textId="77777777" w:rsidR="00C17A43" w:rsidRDefault="00795B13">
      <w:pPr>
        <w:pStyle w:val="CommentText"/>
      </w:pPr>
      <w:r>
        <w:rPr>
          <w:rStyle w:val="CommentReference"/>
        </w:rPr>
        <w:annotationRef/>
      </w:r>
      <w:r>
        <w:t>Current phrasing a bit confusing</w:t>
      </w:r>
    </w:p>
  </w:comment>
  <w:comment w:id="521" w:author="Vladi" w:date="2022-01-12T14:52:00Z" w:initials="V">
    <w:p w14:paraId="4E4E6C03" w14:textId="77777777" w:rsidR="00C17A43" w:rsidRDefault="00795B13">
      <w:pPr>
        <w:pStyle w:val="CommentText"/>
      </w:pPr>
      <w:r>
        <w:rPr>
          <w:rStyle w:val="CommentReference"/>
        </w:rPr>
        <w:annotationRef/>
      </w:r>
      <w:r>
        <w:t>Why not simply extinction?</w:t>
      </w:r>
    </w:p>
  </w:comment>
  <w:comment w:id="522" w:author="Vladi" w:date="2022-01-12T14:54:00Z" w:initials="V">
    <w:p w14:paraId="31928F86" w14:textId="77777777" w:rsidR="00C17A43" w:rsidRDefault="00795B13">
      <w:pPr>
        <w:pStyle w:val="CommentText"/>
      </w:pPr>
      <w:r>
        <w:rPr>
          <w:rStyle w:val="CommentReference"/>
        </w:rPr>
        <w:annotationRef/>
      </w:r>
      <w:r>
        <w:t>This is a non-standard description of the win-stay lose-shift strategy. It is best to stick close to sources and cite them.</w:t>
      </w:r>
    </w:p>
  </w:comment>
  <w:comment w:id="525" w:author="Vladi" w:date="2022-01-12T14:56:00Z" w:initials="V">
    <w:p w14:paraId="5E98D8C0" w14:textId="77777777" w:rsidR="00C17A43" w:rsidRDefault="00795B13">
      <w:pPr>
        <w:pStyle w:val="CommentText"/>
      </w:pPr>
      <w:r>
        <w:rPr>
          <w:rStyle w:val="CommentReference"/>
        </w:rPr>
        <w:annotationRef/>
      </w:r>
      <w:r>
        <w:t>Exploitation has already been used in a different context, it would be difficult for readers to realize you mean something else here.</w:t>
      </w:r>
    </w:p>
  </w:comment>
  <w:comment w:id="548" w:author="Vladi" w:date="2022-01-11T17:20:00Z" w:initials="V">
    <w:p w14:paraId="28C02C1F" w14:textId="77777777" w:rsidR="00C17A43" w:rsidRDefault="00795B13">
      <w:r>
        <w:rPr>
          <w:rStyle w:val="CommentReference"/>
        </w:rPr>
        <w:annotationRef/>
      </w:r>
      <w:r>
        <w:t xml:space="preserve">There is this concept of jackpot patches or flowers, e.g.: </w:t>
      </w:r>
      <w:hyperlink r:id="rId2" w:history="1">
        <w:r>
          <w:rPr>
            <w:rStyle w:val="Hyperlink"/>
          </w:rPr>
          <w:t>https://doi.org/10.1093/beheco/ari031</w:t>
        </w:r>
      </w:hyperlink>
    </w:p>
    <w:p w14:paraId="6F696A17" w14:textId="77777777" w:rsidR="00C17A43" w:rsidRDefault="00C17A43">
      <w:pPr>
        <w:pStyle w:val="CommentText"/>
      </w:pPr>
    </w:p>
  </w:comment>
  <w:comment w:id="597" w:author="Vladi" w:date="2022-01-12T15:11:00Z" w:initials="V">
    <w:p w14:paraId="3A17E37A" w14:textId="77777777" w:rsidR="00C17A43" w:rsidRDefault="00795B13">
      <w:pPr>
        <w:pStyle w:val="CommentText"/>
      </w:pPr>
      <w:r>
        <w:rPr>
          <w:rStyle w:val="CommentReference"/>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BCABE" w15:done="0"/>
  <w15:commentEx w15:paraId="7D5DCEEF" w15:done="0"/>
  <w15:commentEx w15:paraId="12D8A6F4" w15:done="0"/>
  <w15:commentEx w15:paraId="1C89A97F" w15:done="0"/>
  <w15:commentEx w15:paraId="68383238" w15:done="0"/>
  <w15:commentEx w15:paraId="4EEB7A51" w15:done="0"/>
  <w15:commentEx w15:paraId="3AC04573" w15:done="0"/>
  <w15:commentEx w15:paraId="7D352650" w15:done="0"/>
  <w15:commentEx w15:paraId="7B0BCD96" w15:done="0"/>
  <w15:commentEx w15:paraId="0EDADD85" w15:done="0"/>
  <w15:commentEx w15:paraId="7D70EBB0" w15:done="0"/>
  <w15:commentEx w15:paraId="700EBDDD" w15:done="0"/>
  <w15:commentEx w15:paraId="0096BC1A" w15:done="0"/>
  <w15:commentEx w15:paraId="31BAEBD1" w15:done="0"/>
  <w15:commentEx w15:paraId="6AF57782" w15:done="0"/>
  <w15:commentEx w15:paraId="65F69F9C" w15:done="0"/>
  <w15:commentEx w15:paraId="41562320" w15:done="0"/>
  <w15:commentEx w15:paraId="208E5B58" w15:done="0"/>
  <w15:commentEx w15:paraId="1052F4D8" w15:done="0"/>
  <w15:commentEx w15:paraId="5987CCF2" w15:done="0"/>
  <w15:commentEx w15:paraId="49CE4EE2" w15:done="0"/>
  <w15:commentEx w15:paraId="0AB50E52" w15:done="0"/>
  <w15:commentEx w15:paraId="5EF30793" w15:done="0"/>
  <w15:commentEx w15:paraId="2C767D8D" w15:done="0"/>
  <w15:commentEx w15:paraId="58BB5A52" w15:done="0"/>
  <w15:commentEx w15:paraId="5668891C" w15:done="0"/>
  <w15:commentEx w15:paraId="22E611CB" w15:done="0"/>
  <w15:commentEx w15:paraId="6F455DFA" w15:done="0"/>
  <w15:commentEx w15:paraId="32B860A4" w15:done="0"/>
  <w15:commentEx w15:paraId="666044B9" w15:done="0"/>
  <w15:commentEx w15:paraId="6726FF2B" w15:done="0"/>
  <w15:commentEx w15:paraId="5E17F940" w15:done="0"/>
  <w15:commentEx w15:paraId="58C1E3EA" w15:done="0"/>
  <w15:commentEx w15:paraId="215175C8" w15:done="0"/>
  <w15:commentEx w15:paraId="4D20311A" w15:done="0"/>
  <w15:commentEx w15:paraId="67089C2B" w15:done="0"/>
  <w15:commentEx w15:paraId="505C02C6" w15:done="0"/>
  <w15:commentEx w15:paraId="74E34802" w15:done="0"/>
  <w15:commentEx w15:paraId="4E4E6C03" w15:done="0"/>
  <w15:commentEx w15:paraId="31928F86" w15:done="0"/>
  <w15:commentEx w15:paraId="5E98D8C0" w15:done="0"/>
  <w15:commentEx w15:paraId="6F696A17"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92710E" w16cex:dateUtc="2021-10-11T16:53:00Z"/>
  <w16cex:commentExtensible w16cex:durableId="2592710F" w16cex:dateUtc="2021-10-11T17:22:00Z"/>
  <w16cex:commentExtensible w16cex:durableId="25927110" w16cex:dateUtc="2021-10-11T17:25:00Z"/>
  <w16cex:commentExtensible w16cex:durableId="25927111" w16cex:dateUtc="2021-11-21T10:17:00Z"/>
  <w16cex:commentExtensible w16cex:durableId="25927112" w16cex:dateUtc="2022-01-10T07:25:00Z"/>
  <w16cex:commentExtensible w16cex:durableId="25927113" w16cex:dateUtc="2022-01-10T07:26:00Z"/>
  <w16cex:commentExtensible w16cex:durableId="25927114" w16cex:dateUtc="2022-01-10T07:28: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92711A" w16cex:dateUtc="2022-01-10T12:23:00Z"/>
  <w16cex:commentExtensible w16cex:durableId="2592711B" w16cex:dateUtc="2022-01-11T14:01:00Z"/>
  <w16cex:commentExtensible w16cex:durableId="2592711C" w16cex:dateUtc="2022-01-11T14:21:00Z"/>
  <w16cex:commentExtensible w16cex:durableId="2592711D" w16cex:dateUtc="2022-01-11T14:24:00Z"/>
  <w16cex:commentExtensible w16cex:durableId="2592711E" w16cex:dateUtc="2022-01-11T14:27:00Z"/>
  <w16cex:commentExtensible w16cex:durableId="2592711F" w16cex:dateUtc="2022-01-11T14:29:00Z"/>
  <w16cex:commentExtensible w16cex:durableId="25927120" w16cex:dateUtc="2022-01-11T14:39:00Z"/>
  <w16cex:commentExtensible w16cex:durableId="25927121" w16cex:dateUtc="2022-01-11T14:42:00Z"/>
  <w16cex:commentExtensible w16cex:durableId="25927122" w16cex:dateUtc="2022-01-11T14:45:00Z"/>
  <w16cex:commentExtensible w16cex:durableId="25927123" w16cex:dateUtc="2022-01-11T14:48:00Z"/>
  <w16cex:commentExtensible w16cex:durableId="25927124" w16cex:dateUtc="2022-01-11T14:56:00Z"/>
  <w16cex:commentExtensible w16cex:durableId="25927125" w16cex:dateUtc="2022-01-11T16:06:00Z"/>
  <w16cex:commentExtensible w16cex:durableId="25C31491" w16cex:dateUtc="2022-01-11T16:20:00Z"/>
  <w16cex:commentExtensible w16cex:durableId="25927127" w16cex:dateUtc="2021-12-09T15:09:00Z"/>
  <w16cex:commentExtensible w16cex:durableId="25927128" w16cex:dateUtc="2022-01-11T12:39:00Z"/>
  <w16cex:commentExtensible w16cex:durableId="25927129" w16cex:dateUtc="2022-01-11T16:13:00Z"/>
  <w16cex:commentExtensible w16cex:durableId="2592712A" w16cex:dateUtc="2022-01-12T13:37:00Z"/>
  <w16cex:commentExtensible w16cex:durableId="2592712B" w16cex:dateUtc="2022-01-12T13:42:00Z"/>
  <w16cex:commentExtensible w16cex:durableId="2592712C" w16cex:dateUtc="2022-01-12T13:43:00Z"/>
  <w16cex:commentExtensible w16cex:durableId="2592712D" w16cex:dateUtc="2022-01-12T13:39:00Z"/>
  <w16cex:commentExtensible w16cex:durableId="2592712E" w16cex:dateUtc="2022-01-12T13:45:00Z"/>
  <w16cex:commentExtensible w16cex:durableId="2592712F" w16cex:dateUtc="2022-01-12T13:46:00Z"/>
  <w16cex:commentExtensible w16cex:durableId="25927130" w16cex:dateUtc="2022-01-12T14:02:00Z"/>
  <w16cex:commentExtensible w16cex:durableId="25927131" w16cex:dateUtc="2022-01-12T13:59:00Z"/>
  <w16cex:commentExtensible w16cex:durableId="25927132" w16cex:dateUtc="2022-01-12T13:51:00Z"/>
  <w16cex:commentExtensible w16cex:durableId="25927133" w16cex:dateUtc="2022-01-12T13:52:00Z"/>
  <w16cex:commentExtensible w16cex:durableId="25927134" w16cex:dateUtc="2022-01-12T13:54:00Z"/>
  <w16cex:commentExtensible w16cex:durableId="25927135" w16cex:dateUtc="2022-01-12T13:56:00Z"/>
  <w16cex:commentExtensible w16cex:durableId="25927136" w16cex:dateUtc="2022-01-11T16:20: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BCABE" w16cid:durableId="2592710D"/>
  <w16cid:commentId w16cid:paraId="7D5DCEEF" w16cid:durableId="2592710E"/>
  <w16cid:commentId w16cid:paraId="12D8A6F4" w16cid:durableId="2592710F"/>
  <w16cid:commentId w16cid:paraId="1C89A97F" w16cid:durableId="25927110"/>
  <w16cid:commentId w16cid:paraId="68383238" w16cid:durableId="25927111"/>
  <w16cid:commentId w16cid:paraId="4EEB7A51" w16cid:durableId="25927112"/>
  <w16cid:commentId w16cid:paraId="3AC04573" w16cid:durableId="25927113"/>
  <w16cid:commentId w16cid:paraId="7D352650" w16cid:durableId="2592711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1BAEBD1" w16cid:durableId="2592711A"/>
  <w16cid:commentId w16cid:paraId="6AF57782" w16cid:durableId="2592711B"/>
  <w16cid:commentId w16cid:paraId="65F69F9C" w16cid:durableId="2592711C"/>
  <w16cid:commentId w16cid:paraId="41562320" w16cid:durableId="2592711D"/>
  <w16cid:commentId w16cid:paraId="208E5B58" w16cid:durableId="2592711E"/>
  <w16cid:commentId w16cid:paraId="1052F4D8" w16cid:durableId="2592711F"/>
  <w16cid:commentId w16cid:paraId="5987CCF2" w16cid:durableId="25927120"/>
  <w16cid:commentId w16cid:paraId="49CE4EE2" w16cid:durableId="25927121"/>
  <w16cid:commentId w16cid:paraId="0AB50E52" w16cid:durableId="25927122"/>
  <w16cid:commentId w16cid:paraId="5EF30793" w16cid:durableId="25927123"/>
  <w16cid:commentId w16cid:paraId="2C767D8D" w16cid:durableId="25927124"/>
  <w16cid:commentId w16cid:paraId="58BB5A52" w16cid:durableId="25927125"/>
  <w16cid:commentId w16cid:paraId="5668891C" w16cid:durableId="25C31491"/>
  <w16cid:commentId w16cid:paraId="22E611CB" w16cid:durableId="25927127"/>
  <w16cid:commentId w16cid:paraId="6F455DFA" w16cid:durableId="25927128"/>
  <w16cid:commentId w16cid:paraId="32B860A4" w16cid:durableId="25927129"/>
  <w16cid:commentId w16cid:paraId="666044B9" w16cid:durableId="2592712A"/>
  <w16cid:commentId w16cid:paraId="6726FF2B" w16cid:durableId="2592712B"/>
  <w16cid:commentId w16cid:paraId="5E17F940" w16cid:durableId="2592712C"/>
  <w16cid:commentId w16cid:paraId="58C1E3EA" w16cid:durableId="2592712D"/>
  <w16cid:commentId w16cid:paraId="215175C8" w16cid:durableId="2592712E"/>
  <w16cid:commentId w16cid:paraId="4D20311A" w16cid:durableId="2592712F"/>
  <w16cid:commentId w16cid:paraId="67089C2B" w16cid:durableId="25927130"/>
  <w16cid:commentId w16cid:paraId="505C02C6" w16cid:durableId="25927131"/>
  <w16cid:commentId w16cid:paraId="74E34802" w16cid:durableId="25927132"/>
  <w16cid:commentId w16cid:paraId="4E4E6C03" w16cid:durableId="25927133"/>
  <w16cid:commentId w16cid:paraId="31928F86" w16cid:durableId="25927134"/>
  <w16cid:commentId w16cid:paraId="5E98D8C0" w16cid:durableId="25927135"/>
  <w16cid:commentId w16cid:paraId="6F696A17" w16cid:durableId="25927136"/>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BC8EE" w14:textId="77777777" w:rsidR="00CD643E" w:rsidRDefault="00CD643E">
      <w:pPr>
        <w:spacing w:after="0"/>
      </w:pPr>
      <w:r>
        <w:separator/>
      </w:r>
    </w:p>
  </w:endnote>
  <w:endnote w:type="continuationSeparator" w:id="0">
    <w:p w14:paraId="2396AC99" w14:textId="77777777" w:rsidR="00CD643E" w:rsidRDefault="00CD64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7B670" w14:textId="77777777" w:rsidR="00CD643E" w:rsidRDefault="00CD643E">
      <w:r>
        <w:separator/>
      </w:r>
    </w:p>
  </w:footnote>
  <w:footnote w:type="continuationSeparator" w:id="0">
    <w:p w14:paraId="4B5B6C62" w14:textId="77777777" w:rsidR="00CD643E" w:rsidRDefault="00CD6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9CD7410"/>
    <w:multiLevelType w:val="multilevel"/>
    <w:tmpl w:val="AD2A9C4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173F0C"/>
    <w:multiLevelType w:val="multilevel"/>
    <w:tmpl w:val="00F639AE"/>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A43"/>
    <w:rsid w:val="00000FD6"/>
    <w:rsid w:val="00050C05"/>
    <w:rsid w:val="00072137"/>
    <w:rsid w:val="000B7077"/>
    <w:rsid w:val="000E222B"/>
    <w:rsid w:val="0011254B"/>
    <w:rsid w:val="001145F6"/>
    <w:rsid w:val="001179B4"/>
    <w:rsid w:val="00137CA0"/>
    <w:rsid w:val="00176396"/>
    <w:rsid w:val="001D31D6"/>
    <w:rsid w:val="001E2A35"/>
    <w:rsid w:val="001E3F14"/>
    <w:rsid w:val="002054F6"/>
    <w:rsid w:val="002131C7"/>
    <w:rsid w:val="002368A1"/>
    <w:rsid w:val="00241307"/>
    <w:rsid w:val="00247FEB"/>
    <w:rsid w:val="00256252"/>
    <w:rsid w:val="0026740D"/>
    <w:rsid w:val="00272455"/>
    <w:rsid w:val="00290059"/>
    <w:rsid w:val="00292038"/>
    <w:rsid w:val="002E0D79"/>
    <w:rsid w:val="00326DCC"/>
    <w:rsid w:val="0033707F"/>
    <w:rsid w:val="003546CE"/>
    <w:rsid w:val="00395406"/>
    <w:rsid w:val="0039551A"/>
    <w:rsid w:val="003A203B"/>
    <w:rsid w:val="003A29C2"/>
    <w:rsid w:val="003E3CA6"/>
    <w:rsid w:val="003E799D"/>
    <w:rsid w:val="003F676F"/>
    <w:rsid w:val="004013E9"/>
    <w:rsid w:val="00480088"/>
    <w:rsid w:val="00485456"/>
    <w:rsid w:val="004B0D58"/>
    <w:rsid w:val="00501141"/>
    <w:rsid w:val="0052238C"/>
    <w:rsid w:val="00523838"/>
    <w:rsid w:val="005A2A3B"/>
    <w:rsid w:val="005D13EF"/>
    <w:rsid w:val="005F62C9"/>
    <w:rsid w:val="0068199E"/>
    <w:rsid w:val="006B076D"/>
    <w:rsid w:val="006B236F"/>
    <w:rsid w:val="006B5143"/>
    <w:rsid w:val="006C5AD9"/>
    <w:rsid w:val="006D0A35"/>
    <w:rsid w:val="006E5AE6"/>
    <w:rsid w:val="006E757C"/>
    <w:rsid w:val="006F4AD3"/>
    <w:rsid w:val="00712483"/>
    <w:rsid w:val="007422C8"/>
    <w:rsid w:val="00742BD8"/>
    <w:rsid w:val="00745577"/>
    <w:rsid w:val="0076082C"/>
    <w:rsid w:val="00795B13"/>
    <w:rsid w:val="007D6EFF"/>
    <w:rsid w:val="007E224B"/>
    <w:rsid w:val="007E7976"/>
    <w:rsid w:val="007F41F9"/>
    <w:rsid w:val="00815A65"/>
    <w:rsid w:val="0083298B"/>
    <w:rsid w:val="008824B6"/>
    <w:rsid w:val="008A5974"/>
    <w:rsid w:val="008C6B15"/>
    <w:rsid w:val="008D10A7"/>
    <w:rsid w:val="008D2E4C"/>
    <w:rsid w:val="008F1434"/>
    <w:rsid w:val="00902F11"/>
    <w:rsid w:val="009127EC"/>
    <w:rsid w:val="00954585"/>
    <w:rsid w:val="009B183F"/>
    <w:rsid w:val="009C4B58"/>
    <w:rsid w:val="009D79E6"/>
    <w:rsid w:val="00A21FE9"/>
    <w:rsid w:val="00A24CDC"/>
    <w:rsid w:val="00A34D17"/>
    <w:rsid w:val="00A53AB9"/>
    <w:rsid w:val="00A9555E"/>
    <w:rsid w:val="00AF3767"/>
    <w:rsid w:val="00B35600"/>
    <w:rsid w:val="00BA17A0"/>
    <w:rsid w:val="00BD159D"/>
    <w:rsid w:val="00BF60D6"/>
    <w:rsid w:val="00C06A41"/>
    <w:rsid w:val="00C17A43"/>
    <w:rsid w:val="00C53B41"/>
    <w:rsid w:val="00CC2DFF"/>
    <w:rsid w:val="00CD643E"/>
    <w:rsid w:val="00CF7A1F"/>
    <w:rsid w:val="00D45B4A"/>
    <w:rsid w:val="00D751E8"/>
    <w:rsid w:val="00D77538"/>
    <w:rsid w:val="00DC2A8D"/>
    <w:rsid w:val="00DF3E00"/>
    <w:rsid w:val="00E42B77"/>
    <w:rsid w:val="00E92081"/>
    <w:rsid w:val="00EC6F83"/>
    <w:rsid w:val="00EF58EE"/>
    <w:rsid w:val="00F04236"/>
    <w:rsid w:val="00F11F73"/>
    <w:rsid w:val="00F15174"/>
    <w:rsid w:val="00F16040"/>
    <w:rsid w:val="00F4194D"/>
    <w:rsid w:val="00F424C5"/>
    <w:rsid w:val="00F568F6"/>
    <w:rsid w:val="00F73750"/>
    <w:rsid w:val="00F766B6"/>
    <w:rsid w:val="00F8252A"/>
    <w:rsid w:val="00FD088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A31F"/>
  <w15:docId w15:val="{17A5B9FF-C113-A74D-B783-D82144601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Revision">
    <w:name w:val="Revision"/>
    <w:hidden/>
    <w:semiHidden/>
    <w:pPr>
      <w:spacing w:after="0"/>
    </w:p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character" w:styleId="FollowedHyperlink">
    <w:name w:val="FollowedHyperlink"/>
    <w:basedOn w:val="DefaultParagraphFont"/>
    <w:semiHidden/>
    <w:unhideWhenUsed/>
    <w:rsid w:val="00395406"/>
    <w:rPr>
      <w:color w:val="800080" w:themeColor="followedHyperlink"/>
      <w:u w:val="single"/>
    </w:rPr>
  </w:style>
  <w:style w:type="paragraph" w:styleId="NormalWeb">
    <w:name w:val="Normal (Web)"/>
    <w:basedOn w:val="Normal"/>
    <w:uiPriority w:val="99"/>
    <w:semiHidden/>
    <w:unhideWhenUsed/>
    <w:rsid w:val="008D10A7"/>
    <w:pPr>
      <w:spacing w:before="100" w:beforeAutospacing="1" w:after="100" w:afterAutospacing="1"/>
    </w:pPr>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 w:id="1572348661">
      <w:bodyDiv w:val="1"/>
      <w:marLeft w:val="0"/>
      <w:marRight w:val="0"/>
      <w:marTop w:val="0"/>
      <w:marBottom w:val="0"/>
      <w:divBdr>
        <w:top w:val="none" w:sz="0" w:space="0" w:color="auto"/>
        <w:left w:val="none" w:sz="0" w:space="0" w:color="auto"/>
        <w:bottom w:val="none" w:sz="0" w:space="0" w:color="auto"/>
        <w:right w:val="none" w:sz="0" w:space="0" w:color="auto"/>
      </w:divBdr>
      <w:divsChild>
        <w:div w:id="1137067428">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1685399705">
                  <w:marLeft w:val="0"/>
                  <w:marRight w:val="0"/>
                  <w:marTop w:val="0"/>
                  <w:marBottom w:val="0"/>
                  <w:divBdr>
                    <w:top w:val="none" w:sz="0" w:space="0" w:color="auto"/>
                    <w:left w:val="none" w:sz="0" w:space="0" w:color="auto"/>
                    <w:bottom w:val="none" w:sz="0" w:space="0" w:color="auto"/>
                    <w:right w:val="none" w:sz="0" w:space="0" w:color="auto"/>
                  </w:divBdr>
                </w:div>
              </w:divsChild>
            </w:div>
            <w:div w:id="718894533">
              <w:marLeft w:val="0"/>
              <w:marRight w:val="0"/>
              <w:marTop w:val="0"/>
              <w:marBottom w:val="0"/>
              <w:divBdr>
                <w:top w:val="none" w:sz="0" w:space="0" w:color="auto"/>
                <w:left w:val="none" w:sz="0" w:space="0" w:color="auto"/>
                <w:bottom w:val="none" w:sz="0" w:space="0" w:color="auto"/>
                <w:right w:val="none" w:sz="0" w:space="0" w:color="auto"/>
              </w:divBdr>
              <w:divsChild>
                <w:div w:id="595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731">
          <w:marLeft w:val="0"/>
          <w:marRight w:val="0"/>
          <w:marTop w:val="0"/>
          <w:marBottom w:val="0"/>
          <w:divBdr>
            <w:top w:val="none" w:sz="0" w:space="0" w:color="auto"/>
            <w:left w:val="none" w:sz="0" w:space="0" w:color="auto"/>
            <w:bottom w:val="none" w:sz="0" w:space="0" w:color="auto"/>
            <w:right w:val="none" w:sz="0" w:space="0" w:color="auto"/>
          </w:divBdr>
          <w:divsChild>
            <w:div w:id="46341538">
              <w:marLeft w:val="0"/>
              <w:marRight w:val="0"/>
              <w:marTop w:val="0"/>
              <w:marBottom w:val="0"/>
              <w:divBdr>
                <w:top w:val="none" w:sz="0" w:space="0" w:color="auto"/>
                <w:left w:val="none" w:sz="0" w:space="0" w:color="auto"/>
                <w:bottom w:val="none" w:sz="0" w:space="0" w:color="auto"/>
                <w:right w:val="none" w:sz="0" w:space="0" w:color="auto"/>
              </w:divBdr>
              <w:divsChild>
                <w:div w:id="2439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093/beheco/ari031" TargetMode="External"/><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york.winter@hu-berlin.d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2C292-644F-4020-9E69-C98905887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10653</Words>
  <Characters>60728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71239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15</cp:revision>
  <dcterms:created xsi:type="dcterms:W3CDTF">2022-02-25T19:03:00Z</dcterms:created>
  <dcterms:modified xsi:type="dcterms:W3CDTF">2022-02-25T19:25:00Z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