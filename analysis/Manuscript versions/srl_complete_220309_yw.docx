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229CC2" w14:textId="77777777" w:rsidR="00C17A43" w:rsidRDefault="00795B13">
      <w:pPr>
        <w:pStyle w:val="Titel"/>
        <w:spacing w:before="0" w:after="100" w:afterAutospacing="1"/>
        <w:rPr>
          <w:lang w:val="en-GB"/>
        </w:rPr>
        <w:pPrChange w:id="0" w:author="yw" w:date="2022-03-29T10:55:00Z">
          <w:pPr>
            <w:pStyle w:val="Titel"/>
          </w:pPr>
        </w:pPrChange>
      </w:pPr>
      <w:r>
        <w:rPr>
          <w:lang w:val="en-GB"/>
        </w:rPr>
        <w:t>Nectar-feeding bats learn the rule behind serial reversals</w:t>
      </w:r>
    </w:p>
    <w:p w14:paraId="6FE49AA3" w14:textId="77777777" w:rsidR="00C17A43" w:rsidRDefault="00795B13">
      <w:pPr>
        <w:pStyle w:val="FirstParagraph"/>
        <w:spacing w:before="0" w:after="100" w:afterAutospacing="1"/>
        <w:rPr>
          <w:lang w:val="en-GB"/>
        </w:rPr>
        <w:pPrChange w:id="1" w:author="yw" w:date="2022-03-29T10:55:00Z">
          <w:pPr>
            <w:pStyle w:val="FirstParagraph"/>
          </w:pPr>
        </w:pPrChange>
      </w:pPr>
      <w:r>
        <w:rPr>
          <w:lang w:val="en-GB"/>
        </w:rPr>
        <w:t>Shambhavi Chidambaram</w:t>
      </w:r>
      <w:r>
        <w:rPr>
          <w:vertAlign w:val="superscript"/>
          <w:lang w:val="en-GB"/>
        </w:rPr>
        <w:t>1,2</w:t>
      </w:r>
      <w:r>
        <w:rPr>
          <w:lang w:val="en-GB"/>
        </w:rPr>
        <w:t>, Sabine Wintergerst</w:t>
      </w:r>
      <w:r>
        <w:rPr>
          <w:vertAlign w:val="superscript"/>
          <w:lang w:val="en-GB"/>
        </w:rPr>
        <w:t>3</w:t>
      </w:r>
      <w:r>
        <w:rPr>
          <w:lang w:val="en-GB"/>
        </w:rPr>
        <w:t>, Alex Kacelnik</w:t>
      </w:r>
      <w:r>
        <w:rPr>
          <w:vertAlign w:val="superscript"/>
          <w:lang w:val="en-GB"/>
        </w:rPr>
        <w:t>4</w:t>
      </w:r>
      <w:r>
        <w:rPr>
          <w:lang w:val="en-GB"/>
        </w:rPr>
        <w:t>, York Winter</w:t>
      </w:r>
      <w:r>
        <w:rPr>
          <w:vertAlign w:val="superscript"/>
          <w:lang w:val="en-GB"/>
        </w:rPr>
        <w:t>1,2*</w:t>
      </w:r>
      <w:r>
        <w:rPr>
          <w:lang w:val="en-GB"/>
        </w:rPr>
        <w:t>, Vladislav Nachev</w:t>
      </w:r>
      <w:r>
        <w:rPr>
          <w:vertAlign w:val="superscript"/>
          <w:lang w:val="en-GB"/>
        </w:rPr>
        <w:t>1</w:t>
      </w:r>
    </w:p>
    <w:p w14:paraId="300D4917" w14:textId="77777777" w:rsidR="00C17A43" w:rsidRDefault="00795B13">
      <w:pPr>
        <w:pStyle w:val="Textkrper"/>
        <w:spacing w:before="0" w:after="100" w:afterAutospacing="1"/>
        <w:rPr>
          <w:lang w:val="en-GB"/>
        </w:rPr>
        <w:pPrChange w:id="2" w:author="yw" w:date="2022-03-29T10:55:00Z">
          <w:pPr>
            <w:pStyle w:val="Textkrper"/>
          </w:pPr>
        </w:pPrChange>
      </w:pPr>
      <w:r>
        <w:rPr>
          <w:vertAlign w:val="superscript"/>
          <w:lang w:val="en-GB"/>
        </w:rPr>
        <w:t>1</w:t>
      </w:r>
      <w:r>
        <w:rPr>
          <w:lang w:val="en-GB"/>
        </w:rPr>
        <w:t xml:space="preserve"> Institute of Biology, Humboldt University, Berlin, Germany</w:t>
      </w:r>
    </w:p>
    <w:p w14:paraId="08B9C429" w14:textId="77777777" w:rsidR="00C17A43" w:rsidRDefault="00795B13">
      <w:pPr>
        <w:pStyle w:val="Textkrper"/>
        <w:spacing w:before="0" w:after="100" w:afterAutospacing="1"/>
        <w:rPr>
          <w:lang w:val="en-GB"/>
        </w:rPr>
        <w:pPrChange w:id="3" w:author="yw" w:date="2022-03-29T10:55:00Z">
          <w:pPr>
            <w:pStyle w:val="Textkrper"/>
          </w:pPr>
        </w:pPrChange>
      </w:pPr>
      <w:r>
        <w:rPr>
          <w:vertAlign w:val="superscript"/>
          <w:lang w:val="en-GB"/>
        </w:rPr>
        <w:t>2</w:t>
      </w:r>
      <w:r>
        <w:rPr>
          <w:lang w:val="en-GB"/>
        </w:rPr>
        <w:t xml:space="preserve"> Berlin School of Mind and Brain, Humboldt University, Berlin, Germany</w:t>
      </w:r>
    </w:p>
    <w:p w14:paraId="59A71356" w14:textId="77777777" w:rsidR="00C17A43" w:rsidRDefault="00795B13">
      <w:pPr>
        <w:pStyle w:val="Textkrper"/>
        <w:spacing w:before="0" w:after="100" w:afterAutospacing="1"/>
        <w:rPr>
          <w:lang w:val="en-GB"/>
        </w:rPr>
        <w:pPrChange w:id="4" w:author="yw" w:date="2022-03-29T10:55:00Z">
          <w:pPr>
            <w:pStyle w:val="Textkrper"/>
          </w:pPr>
        </w:pPrChange>
      </w:pPr>
      <w:r>
        <w:rPr>
          <w:vertAlign w:val="superscript"/>
          <w:lang w:val="en-GB"/>
        </w:rPr>
        <w:t>3</w:t>
      </w:r>
      <w:r>
        <w:rPr>
          <w:lang w:val="en-GB"/>
        </w:rPr>
        <w:t xml:space="preserve"> Fairchild Tropical Botanic Garden, Miami, USA</w:t>
      </w:r>
    </w:p>
    <w:p w14:paraId="799DBE27" w14:textId="77777777" w:rsidR="00C17A43" w:rsidRDefault="00795B13">
      <w:pPr>
        <w:pStyle w:val="Textkrper"/>
        <w:spacing w:before="0" w:after="100" w:afterAutospacing="1"/>
        <w:rPr>
          <w:lang w:val="en-GB"/>
        </w:rPr>
        <w:pPrChange w:id="5" w:author="yw" w:date="2022-03-29T10:55:00Z">
          <w:pPr>
            <w:pStyle w:val="Textkrper"/>
          </w:pPr>
        </w:pPrChange>
      </w:pPr>
      <w:r>
        <w:rPr>
          <w:vertAlign w:val="superscript"/>
          <w:lang w:val="en-GB"/>
        </w:rPr>
        <w:t>4</w:t>
      </w:r>
      <w:r>
        <w:rPr>
          <w:lang w:val="en-GB"/>
        </w:rPr>
        <w:t xml:space="preserve"> Department of Zoology, University of Oxford</w:t>
      </w:r>
    </w:p>
    <w:p w14:paraId="3394DE4C" w14:textId="77777777" w:rsidR="00C17A43" w:rsidRDefault="00795B13">
      <w:pPr>
        <w:pStyle w:val="Textkrper"/>
        <w:spacing w:before="0" w:after="100" w:afterAutospacing="1"/>
        <w:rPr>
          <w:lang w:val="en-GB"/>
        </w:rPr>
        <w:pPrChange w:id="6" w:author="yw" w:date="2022-03-29T10:55:00Z">
          <w:pPr>
            <w:pStyle w:val="Textkrper"/>
          </w:pPr>
        </w:pPrChange>
      </w:pPr>
      <w:r>
        <w:rPr>
          <w:b/>
          <w:bCs/>
          <w:vertAlign w:val="superscript"/>
          <w:lang w:val="en-GB"/>
        </w:rPr>
        <w:t>*</w:t>
      </w:r>
      <w:r>
        <w:rPr>
          <w:b/>
          <w:bCs/>
          <w:lang w:val="en-GB"/>
        </w:rPr>
        <w:t>For correspondence:</w:t>
      </w:r>
      <w:r>
        <w:rPr>
          <w:lang w:val="en-GB"/>
        </w:rPr>
        <w:t xml:space="preserve"> </w:t>
      </w:r>
      <w:r w:rsidR="008A2912">
        <w:fldChar w:fldCharType="begin"/>
      </w:r>
      <w:r w:rsidR="008A2912">
        <w:instrText xml:space="preserve"> HYPERLINK "mailto:york.winter@hu-berlin.de" </w:instrText>
      </w:r>
      <w:r w:rsidR="008A2912">
        <w:fldChar w:fldCharType="separate"/>
      </w:r>
      <w:r>
        <w:rPr>
          <w:rStyle w:val="Hyperlink"/>
          <w:lang w:val="en-GB"/>
        </w:rPr>
        <w:t>york.winter@hu-berlin.de</w:t>
      </w:r>
      <w:r w:rsidR="008A2912">
        <w:rPr>
          <w:rStyle w:val="Hyperlink"/>
          <w:lang w:val="en-GB"/>
        </w:rPr>
        <w:fldChar w:fldCharType="end"/>
      </w:r>
      <w:r>
        <w:rPr>
          <w:lang w:val="en-GB"/>
        </w:rPr>
        <w:t xml:space="preserve"> </w:t>
      </w:r>
      <w:commentRangeStart w:id="7"/>
      <w:commentRangeEnd w:id="7"/>
      <w:r>
        <w:rPr>
          <w:rStyle w:val="Kommentarzeichen"/>
          <w:lang w:val="en-GB"/>
        </w:rPr>
        <w:commentReference w:id="7"/>
      </w:r>
    </w:p>
    <w:p w14:paraId="7120D476" w14:textId="77777777" w:rsidR="00C17A43" w:rsidRDefault="00795B13">
      <w:pPr>
        <w:pStyle w:val="Textkrper"/>
        <w:spacing w:before="0" w:after="100" w:afterAutospacing="1"/>
        <w:rPr>
          <w:lang w:val="en-GB"/>
        </w:rPr>
        <w:pPrChange w:id="8" w:author="yw" w:date="2022-03-29T10:55:00Z">
          <w:pPr>
            <w:pStyle w:val="Textkrper"/>
          </w:pPr>
        </w:pPrChange>
      </w:pPr>
      <w:r>
        <w:rPr>
          <w:b/>
          <w:bCs/>
          <w:lang w:val="en-GB"/>
        </w:rPr>
        <w:t>Present Address:</w:t>
      </w:r>
      <w:r>
        <w:rPr>
          <w:lang w:val="en-GB"/>
        </w:rPr>
        <w:t xml:space="preserve"> Institute of Biology, Humboldt University, </w:t>
      </w:r>
      <w:proofErr w:type="spellStart"/>
      <w:r>
        <w:rPr>
          <w:lang w:val="en-GB"/>
        </w:rPr>
        <w:t>Philippstr</w:t>
      </w:r>
      <w:proofErr w:type="spellEnd"/>
      <w:r>
        <w:rPr>
          <w:lang w:val="en-GB"/>
        </w:rPr>
        <w:t>. 13, 10115 Berlin, Germany</w:t>
      </w:r>
    </w:p>
    <w:p w14:paraId="13839E51" w14:textId="77777777" w:rsidR="00C17A43" w:rsidRDefault="00795B13">
      <w:pPr>
        <w:pStyle w:val="berschrift1"/>
        <w:spacing w:before="0" w:after="100" w:afterAutospacing="1"/>
        <w:rPr>
          <w:lang w:val="en-GB"/>
        </w:rPr>
        <w:pPrChange w:id="9" w:author="yw" w:date="2022-03-29T10:55:00Z">
          <w:pPr>
            <w:pStyle w:val="berschrift1"/>
            <w:spacing w:line="360" w:lineRule="auto"/>
          </w:pPr>
        </w:pPrChange>
      </w:pPr>
      <w:bookmarkStart w:id="10" w:name="abstract"/>
      <w:r>
        <w:rPr>
          <w:lang w:val="en-GB"/>
        </w:rPr>
        <w:t>Abstract</w:t>
      </w:r>
    </w:p>
    <w:p w14:paraId="3B5D4F2F" w14:textId="365A53FE" w:rsidR="00C17A43" w:rsidRDefault="00DB0D5B">
      <w:pPr>
        <w:pStyle w:val="FirstParagraph"/>
        <w:spacing w:before="0" w:after="100" w:afterAutospacing="1"/>
        <w:rPr>
          <w:lang w:val="en-GB"/>
        </w:rPr>
        <w:pPrChange w:id="11" w:author="yw" w:date="2022-03-29T10:55:00Z">
          <w:pPr>
            <w:pStyle w:val="FirstParagraph"/>
            <w:spacing w:line="360" w:lineRule="auto"/>
          </w:pPr>
        </w:pPrChange>
      </w:pPr>
      <w:r>
        <w:rPr>
          <w:lang w:val="en-GB"/>
        </w:rPr>
        <w:t xml:space="preserve">Animals that show flexibility in their behavioural responses to environmental change have a strong advantage in foraging for food. We aimed to explore this ability in </w:t>
      </w:r>
      <w:commentRangeStart w:id="12"/>
      <w:proofErr w:type="spellStart"/>
      <w:r w:rsidR="00795B13">
        <w:rPr>
          <w:lang w:val="en-GB"/>
        </w:rPr>
        <w:t>Commissaris’s</w:t>
      </w:r>
      <w:commentRangeEnd w:id="12"/>
      <w:proofErr w:type="spellEnd"/>
      <w:r w:rsidR="00F703B6">
        <w:rPr>
          <w:rStyle w:val="Kommentarzeichen"/>
        </w:rPr>
        <w:commentReference w:id="12"/>
      </w:r>
      <w:r w:rsidR="00795B13">
        <w:rPr>
          <w:lang w:val="en-GB"/>
        </w:rPr>
        <w:t xml:space="preserve"> long-tongued bat through a spatial serial reversal learning task. Wild </w:t>
      </w:r>
      <w:proofErr w:type="spellStart"/>
      <w:r w:rsidR="00795B13">
        <w:rPr>
          <w:lang w:val="en-GB"/>
        </w:rPr>
        <w:t>bats</w:t>
      </w:r>
      <w:proofErr w:type="spellEnd"/>
      <w:r w:rsidR="00795B13">
        <w:rPr>
          <w:lang w:val="en-GB"/>
        </w:rPr>
        <w:t xml:space="preserve"> were trained to obtain rewards from two artificial flowers. At any given time only one of the flowers provided a reward. After the bats had experienced the rewarding properties of the flowers for some time, a reversal happened: the rewarding flower became non-rewarding and vice versa. These reversals of rewarding properties occurred repeatedly.</w:t>
      </w:r>
    </w:p>
    <w:p w14:paraId="05B39C0A" w14:textId="121E99C2" w:rsidR="00C17A43" w:rsidRDefault="00795B13">
      <w:pPr>
        <w:pStyle w:val="Textkrper"/>
        <w:spacing w:before="0" w:after="100" w:afterAutospacing="1"/>
        <w:rPr>
          <w:lang w:val="en-GB"/>
        </w:rPr>
        <w:pPrChange w:id="13" w:author="yw" w:date="2022-03-29T10:55:00Z">
          <w:pPr>
            <w:pStyle w:val="Textkrper"/>
            <w:spacing w:line="360" w:lineRule="auto"/>
          </w:pPr>
        </w:pPrChange>
      </w:pPr>
      <w:r>
        <w:rPr>
          <w:lang w:val="en-GB"/>
        </w:rPr>
        <w:t xml:space="preserve">We found </w:t>
      </w:r>
      <w:r w:rsidR="00712483">
        <w:rPr>
          <w:lang w:val="en-GB"/>
        </w:rPr>
        <w:t>that the bats responded swiftly to the reversals of reward properties</w:t>
      </w:r>
      <w:r>
        <w:rPr>
          <w:lang w:val="en-GB"/>
        </w:rPr>
        <w:t>: when a food location suddenly dried up the</w:t>
      </w:r>
      <w:r w:rsidR="00704A2F">
        <w:rPr>
          <w:lang w:val="en-GB"/>
        </w:rPr>
        <w:t xml:space="preserve"> bats</w:t>
      </w:r>
      <w:r>
        <w:rPr>
          <w:lang w:val="en-GB"/>
        </w:rPr>
        <w:t xml:space="preserve"> quickly abandoned visiting it and switched to the alternate option</w:t>
      </w:r>
      <w:r w:rsidR="00712483">
        <w:rPr>
          <w:lang w:val="en-GB"/>
        </w:rPr>
        <w:t>, showing a near-exclusive preference for the rewarding option</w:t>
      </w:r>
      <w:r>
        <w:rPr>
          <w:lang w:val="en-GB"/>
        </w:rPr>
        <w:t>. After experiencing multiple such serial reversals</w:t>
      </w:r>
      <w:ins w:id="14" w:author="Shambhavi Chidambaram" w:date="2022-03-10T11:00:00Z">
        <w:r w:rsidR="0017467E">
          <w:rPr>
            <w:lang w:val="en-GB"/>
          </w:rPr>
          <w:t>,</w:t>
        </w:r>
      </w:ins>
      <w:r w:rsidR="00712483">
        <w:rPr>
          <w:lang w:val="en-GB"/>
        </w:rPr>
        <w:t xml:space="preserve"> the bats </w:t>
      </w:r>
      <w:r>
        <w:rPr>
          <w:lang w:val="en-GB"/>
        </w:rPr>
        <w:t>chose the rewarding flower more frequently overall</w:t>
      </w:r>
      <w:r w:rsidR="00712483">
        <w:rPr>
          <w:lang w:val="en-GB"/>
        </w:rPr>
        <w:t xml:space="preserve">, but less frequently over the course of a single night. The bats also switched to the rewarding flower more swiftly as they experienced multiple reversals, but only up to a point. </w:t>
      </w:r>
      <w:r w:rsidR="002000A0">
        <w:rPr>
          <w:lang w:val="en-GB"/>
        </w:rPr>
        <w:t>Our</w:t>
      </w:r>
      <w:commentRangeStart w:id="15"/>
      <w:r w:rsidR="00712483">
        <w:rPr>
          <w:lang w:val="en-GB"/>
        </w:rPr>
        <w:t xml:space="preserve"> results </w:t>
      </w:r>
      <w:r w:rsidR="002000A0">
        <w:rPr>
          <w:lang w:val="en-GB"/>
        </w:rPr>
        <w:t xml:space="preserve">are consistent with </w:t>
      </w:r>
      <w:del w:id="16" w:author="yw" w:date="2022-03-29T09:06:00Z">
        <w:r w:rsidR="002000A0" w:rsidDel="000D3DA3">
          <w:rPr>
            <w:lang w:val="en-GB"/>
          </w:rPr>
          <w:delText>reinforcement learning as the mechanism driving the bats’ behaviour</w:delText>
        </w:r>
        <w:r w:rsidR="004013E9" w:rsidDel="000D3DA3">
          <w:rPr>
            <w:lang w:val="en-GB"/>
          </w:rPr>
          <w:delText>;</w:delText>
        </w:r>
        <w:r w:rsidR="00712483" w:rsidDel="000D3DA3">
          <w:rPr>
            <w:lang w:val="en-GB"/>
          </w:rPr>
          <w:delText xml:space="preserve"> and, to an extent, </w:delText>
        </w:r>
        <w:commentRangeEnd w:id="15"/>
        <w:r w:rsidR="008E0A44" w:rsidDel="000D3DA3">
          <w:rPr>
            <w:rStyle w:val="Kommentarzeichen"/>
          </w:rPr>
          <w:commentReference w:id="15"/>
        </w:r>
        <w:r w:rsidR="00A856F0" w:rsidDel="000D3DA3">
          <w:rPr>
            <w:lang w:val="en-GB"/>
          </w:rPr>
          <w:delText>and</w:delText>
        </w:r>
      </w:del>
      <w:r w:rsidR="00A856F0">
        <w:rPr>
          <w:lang w:val="en-GB"/>
        </w:rPr>
        <w:t xml:space="preserve"> the occurrence of </w:t>
      </w:r>
      <w:ins w:id="17" w:author="yw" w:date="2022-03-29T09:06:00Z">
        <w:r w:rsidR="000D3DA3">
          <w:rPr>
            <w:lang w:val="en-GB"/>
          </w:rPr>
          <w:t>second</w:t>
        </w:r>
      </w:ins>
      <w:del w:id="18" w:author="yw" w:date="2022-03-29T09:06:00Z">
        <w:r w:rsidR="00A856F0" w:rsidDel="000D3DA3">
          <w:rPr>
            <w:lang w:val="en-GB"/>
          </w:rPr>
          <w:delText>higher</w:delText>
        </w:r>
      </w:del>
      <w:r w:rsidR="00A856F0">
        <w:rPr>
          <w:lang w:val="en-GB"/>
        </w:rPr>
        <w:t>-order learning or rule-learning</w:t>
      </w:r>
      <w:ins w:id="19" w:author="yw" w:date="2022-03-29T04:57:00Z">
        <w:r w:rsidR="009C1409">
          <w:rPr>
            <w:lang w:val="en-GB"/>
          </w:rPr>
          <w:t>.</w:t>
        </w:r>
      </w:ins>
    </w:p>
    <w:p w14:paraId="5675D691" w14:textId="77777777" w:rsidR="00C17A43" w:rsidRDefault="00795B13">
      <w:pPr>
        <w:pStyle w:val="berschrift1"/>
        <w:spacing w:before="0" w:after="100" w:afterAutospacing="1"/>
        <w:rPr>
          <w:lang w:val="en-GB"/>
        </w:rPr>
        <w:pPrChange w:id="20" w:author="yw" w:date="2022-03-29T10:55:00Z">
          <w:pPr>
            <w:pStyle w:val="berschrift1"/>
            <w:spacing w:line="360" w:lineRule="auto"/>
          </w:pPr>
        </w:pPrChange>
      </w:pPr>
      <w:bookmarkStart w:id="21" w:name="introduction"/>
      <w:bookmarkEnd w:id="10"/>
      <w:r>
        <w:rPr>
          <w:lang w:val="en-GB"/>
        </w:rPr>
        <w:t>Introduction</w:t>
      </w:r>
    </w:p>
    <w:p w14:paraId="6C7BD224" w14:textId="2E121888" w:rsidR="00C94C4E" w:rsidRPr="00C94C4E" w:rsidRDefault="00C94C4E">
      <w:pPr>
        <w:pStyle w:val="Textkrper"/>
        <w:spacing w:before="0" w:after="100" w:afterAutospacing="1"/>
        <w:rPr>
          <w:lang w:val="en-GB"/>
        </w:rPr>
        <w:pPrChange w:id="22" w:author="yw" w:date="2022-03-29T10:55:00Z">
          <w:pPr>
            <w:pStyle w:val="Textkrper"/>
            <w:spacing w:line="360" w:lineRule="auto"/>
          </w:pPr>
        </w:pPrChange>
      </w:pPr>
      <w:r>
        <w:rPr>
          <w:lang w:val="en-GB"/>
        </w:rPr>
        <w:t>Many animals live and forage in environments that change frequently</w:t>
      </w:r>
      <w:r w:rsidR="001E26DD">
        <w:rPr>
          <w:lang w:val="en-GB"/>
        </w:rPr>
        <w:t xml:space="preserve"> and often unpredictably. </w:t>
      </w:r>
      <w:r w:rsidR="00EB51FF">
        <w:rPr>
          <w:lang w:val="en-GB"/>
        </w:rPr>
        <w:t>The foraging environment of nectar-feeding animals mainly consists of flowering plants and the food resource they provide</w:t>
      </w:r>
      <w:r w:rsidR="00316BDB">
        <w:rPr>
          <w:lang w:val="en-GB"/>
        </w:rPr>
        <w:t xml:space="preserve">: </w:t>
      </w:r>
      <w:r w:rsidR="00EB51FF">
        <w:rPr>
          <w:lang w:val="en-GB"/>
        </w:rPr>
        <w:t xml:space="preserve">nectar.  Though flowers – and their nectar contents – are stationary, they bloom seasonally and single flowers on plants </w:t>
      </w:r>
      <w:r w:rsidR="00EB51FF">
        <w:rPr>
          <w:lang w:val="en-GB"/>
        </w:rPr>
        <w:lastRenderedPageBreak/>
        <w:t>themselves wither and die every day or every few days, altering their efficacy with time as food resources.</w:t>
      </w:r>
      <w:r w:rsidR="00E843C9">
        <w:rPr>
          <w:lang w:val="en-GB"/>
        </w:rPr>
        <w:t xml:space="preserve"> Thus, nectar-feeding animals face the challenge of exploiting resources that continually change with time but are relatively predictable in space. These animals need to detect the changing reward contingencies in their environment and adjust their behaviour accordingly.</w:t>
      </w:r>
    </w:p>
    <w:p w14:paraId="01B55597" w14:textId="36B3D689" w:rsidR="00C17A43" w:rsidRDefault="00EB51FF">
      <w:pPr>
        <w:pStyle w:val="Textkrper"/>
        <w:spacing w:before="0" w:after="100" w:afterAutospacing="1"/>
        <w:rPr>
          <w:ins w:id="23" w:author="yw" w:date="2022-03-29T05:17:00Z"/>
          <w:lang w:val="en-GB"/>
        </w:rPr>
        <w:pPrChange w:id="24" w:author="yw" w:date="2022-03-29T10:55:00Z">
          <w:pPr>
            <w:pStyle w:val="Textkrper"/>
            <w:spacing w:line="360" w:lineRule="auto"/>
          </w:pPr>
        </w:pPrChange>
      </w:pPr>
      <w:r>
        <w:rPr>
          <w:lang w:val="en-GB"/>
        </w:rPr>
        <w:t xml:space="preserve">Behavioural flexibility is </w:t>
      </w:r>
      <w:ins w:id="25" w:author="yw" w:date="2022-03-29T10:15:00Z">
        <w:r w:rsidR="00570D2D">
          <w:rPr>
            <w:lang w:val="en-GB"/>
          </w:rPr>
          <w:t xml:space="preserve">an ability </w:t>
        </w:r>
      </w:ins>
      <w:del w:id="26" w:author="yw" w:date="2022-03-29T10:15:00Z">
        <w:r w:rsidDel="00570D2D">
          <w:rPr>
            <w:lang w:val="en-GB"/>
          </w:rPr>
          <w:delText xml:space="preserve">one possible strategy </w:delText>
        </w:r>
      </w:del>
      <w:r>
        <w:rPr>
          <w:lang w:val="en-GB"/>
        </w:rPr>
        <w:t>to cope with such change</w:t>
      </w:r>
      <w:r w:rsidR="00E843C9">
        <w:rPr>
          <w:lang w:val="en-GB"/>
        </w:rPr>
        <w:t>s</w:t>
      </w:r>
      <w:r>
        <w:rPr>
          <w:lang w:val="en-GB"/>
        </w:rPr>
        <w:t xml:space="preserve">. The word ‘flexibility’ has been used to mean many different things in the animal behaviour literature (often inconsistently – </w:t>
      </w:r>
      <w:proofErr w:type="spellStart"/>
      <w:r>
        <w:rPr>
          <w:lang w:val="en-GB"/>
        </w:rPr>
        <w:t>Audet</w:t>
      </w:r>
      <w:proofErr w:type="spellEnd"/>
      <w:r>
        <w:rPr>
          <w:lang w:val="en-GB"/>
        </w:rPr>
        <w:t xml:space="preserve"> and Lefebvre 2017), and one interpretation of the word is similar to the concept of elasticity: behavioural patterns that can be repeatedly and readily reversed (Bond et al., 2007)</w:t>
      </w:r>
      <w:r w:rsidR="00E843C9">
        <w:rPr>
          <w:lang w:val="en-GB"/>
        </w:rPr>
        <w:t>. One e</w:t>
      </w:r>
      <w:r w:rsidR="00795B13">
        <w:rPr>
          <w:lang w:val="en-GB"/>
        </w:rPr>
        <w:t xml:space="preserve">xperimental protocol that has been widely used to </w:t>
      </w:r>
      <w:r w:rsidR="00C64D5F">
        <w:rPr>
          <w:lang w:val="en-GB"/>
        </w:rPr>
        <w:t xml:space="preserve">test for and </w:t>
      </w:r>
      <w:r w:rsidR="00795B13">
        <w:rPr>
          <w:lang w:val="en-GB"/>
        </w:rPr>
        <w:t xml:space="preserve">demonstrate </w:t>
      </w:r>
      <w:r w:rsidR="00E843C9">
        <w:rPr>
          <w:lang w:val="en-GB"/>
        </w:rPr>
        <w:t xml:space="preserve">this sort of </w:t>
      </w:r>
      <w:r w:rsidR="00795B13">
        <w:rPr>
          <w:lang w:val="en-GB"/>
        </w:rPr>
        <w:t>behavioural flexibility is reversal learning</w:t>
      </w:r>
      <w:ins w:id="27" w:author="yw" w:date="2022-03-29T05:00:00Z">
        <w:r w:rsidR="0041309A">
          <w:rPr>
            <w:lang w:val="en-GB"/>
          </w:rPr>
          <w:t xml:space="preserve"> </w:t>
        </w:r>
      </w:ins>
      <w:ins w:id="28" w:author="yw" w:date="2022-03-29T04:59:00Z">
        <w:r w:rsidR="0041309A">
          <w:rPr>
            <w:lang w:val="en-GB"/>
          </w:rPr>
          <w:t xml:space="preserve">[is there a review on the </w:t>
        </w:r>
      </w:ins>
      <w:ins w:id="29" w:author="yw" w:date="2022-03-29T05:00:00Z">
        <w:r w:rsidR="0041309A">
          <w:rPr>
            <w:lang w:val="en-GB"/>
          </w:rPr>
          <w:t>reversal learning task?</w:t>
        </w:r>
      </w:ins>
      <w:ins w:id="30" w:author="yw" w:date="2022-03-29T04:59:00Z">
        <w:r w:rsidR="0041309A">
          <w:rPr>
            <w:lang w:val="en-GB"/>
          </w:rPr>
          <w:t>]</w:t>
        </w:r>
      </w:ins>
      <w:r w:rsidR="00E843C9">
        <w:rPr>
          <w:lang w:val="en-GB"/>
        </w:rPr>
        <w:t xml:space="preserve">. </w:t>
      </w:r>
      <w:del w:id="31" w:author="yw" w:date="2022-03-29T10:22:00Z">
        <w:r w:rsidR="00C56ABC" w:rsidDel="008671EE">
          <w:rPr>
            <w:lang w:val="en-GB"/>
          </w:rPr>
          <w:delText xml:space="preserve">The task is widely referred to as the reversal ‘learning’ task, </w:delText>
        </w:r>
        <w:r w:rsidR="00C56ABC" w:rsidRPr="00D5462D" w:rsidDel="008671EE">
          <w:rPr>
            <w:highlight w:val="lightGray"/>
            <w:lang w:val="en-GB"/>
            <w:rPrChange w:id="32" w:author="yw" w:date="2022-03-29T09:27:00Z">
              <w:rPr>
                <w:lang w:val="en-GB"/>
              </w:rPr>
            </w:rPrChange>
          </w:rPr>
          <w:delText xml:space="preserve">though the word ‘learning’ can be difficult to define accurately. </w:delText>
        </w:r>
        <w:r w:rsidR="002A7401" w:rsidRPr="00D5462D" w:rsidDel="008671EE">
          <w:rPr>
            <w:highlight w:val="lightGray"/>
            <w:lang w:val="en-GB"/>
            <w:rPrChange w:id="33" w:author="yw" w:date="2022-03-29T09:27:00Z">
              <w:rPr>
                <w:lang w:val="en-GB"/>
              </w:rPr>
            </w:rPrChange>
          </w:rPr>
          <w:delText xml:space="preserve">A functional definition is that </w:delText>
        </w:r>
        <w:commentRangeStart w:id="34"/>
        <w:r w:rsidR="002A7401" w:rsidRPr="00D5462D" w:rsidDel="008671EE">
          <w:rPr>
            <w:highlight w:val="lightGray"/>
            <w:lang w:val="en-GB"/>
            <w:rPrChange w:id="35" w:author="yw" w:date="2022-03-29T09:27:00Z">
              <w:rPr>
                <w:lang w:val="en-GB"/>
              </w:rPr>
            </w:rPrChange>
          </w:rPr>
          <w:delText>learning</w:delText>
        </w:r>
        <w:commentRangeEnd w:id="34"/>
        <w:r w:rsidR="00C12EB4" w:rsidRPr="00D5462D" w:rsidDel="008671EE">
          <w:rPr>
            <w:rStyle w:val="Kommentarzeichen"/>
            <w:highlight w:val="lightGray"/>
            <w:rPrChange w:id="36" w:author="yw" w:date="2022-03-29T09:27:00Z">
              <w:rPr>
                <w:rStyle w:val="Kommentarzeichen"/>
              </w:rPr>
            </w:rPrChange>
          </w:rPr>
          <w:commentReference w:id="34"/>
        </w:r>
        <w:r w:rsidR="002A7401" w:rsidRPr="00D5462D" w:rsidDel="008671EE">
          <w:rPr>
            <w:highlight w:val="lightGray"/>
            <w:lang w:val="en-GB"/>
            <w:rPrChange w:id="37" w:author="yw" w:date="2022-03-29T09:27:00Z">
              <w:rPr>
                <w:lang w:val="en-GB"/>
              </w:rPr>
            </w:rPrChange>
          </w:rPr>
          <w:delText xml:space="preserve"> allows animals to adjust their behaviour to their environment through their individual experience (Shettleworth, 2010</w:delText>
        </w:r>
        <w:r w:rsidR="00FC2B95" w:rsidRPr="00D5462D" w:rsidDel="008671EE">
          <w:rPr>
            <w:highlight w:val="lightGray"/>
            <w:lang w:val="en-GB"/>
            <w:rPrChange w:id="38" w:author="yw" w:date="2022-03-29T09:27:00Z">
              <w:rPr>
                <w:lang w:val="en-GB"/>
              </w:rPr>
            </w:rPrChange>
          </w:rPr>
          <w:delText>a</w:delText>
        </w:r>
        <w:r w:rsidR="002A7401" w:rsidRPr="00D5462D" w:rsidDel="008671EE">
          <w:rPr>
            <w:highlight w:val="lightGray"/>
            <w:lang w:val="en-GB"/>
            <w:rPrChange w:id="39" w:author="yw" w:date="2022-03-29T09:27:00Z">
              <w:rPr>
                <w:lang w:val="en-GB"/>
              </w:rPr>
            </w:rPrChange>
          </w:rPr>
          <w:delText>) and such behavioural changes are typically studied in reversal learning experiments.</w:delText>
        </w:r>
        <w:r w:rsidR="002A7401" w:rsidDel="008671EE">
          <w:rPr>
            <w:lang w:val="en-GB"/>
          </w:rPr>
          <w:delText xml:space="preserve"> </w:delText>
        </w:r>
      </w:del>
    </w:p>
    <w:p w14:paraId="6FDA7ED1" w14:textId="79664A03" w:rsidR="000745B9" w:rsidRDefault="000745B9">
      <w:pPr>
        <w:pStyle w:val="Textkrper"/>
        <w:spacing w:before="0" w:after="100" w:afterAutospacing="1"/>
        <w:rPr>
          <w:lang w:val="en-GB"/>
        </w:rPr>
        <w:pPrChange w:id="40" w:author="yw" w:date="2022-03-29T10:55:00Z">
          <w:pPr>
            <w:pStyle w:val="Textkrper"/>
            <w:spacing w:line="360" w:lineRule="auto"/>
          </w:pPr>
        </w:pPrChange>
      </w:pPr>
      <w:ins w:id="41" w:author="yw" w:date="2022-03-29T05:17:00Z">
        <w:r>
          <w:rPr>
            <w:lang w:val="en-GB"/>
          </w:rPr>
          <w:t>[The following paragraph is very wordy; I tried to shorten it]</w:t>
        </w:r>
      </w:ins>
    </w:p>
    <w:p w14:paraId="1A6E3AE3" w14:textId="3CA0900B" w:rsidR="00D07B8F" w:rsidRDefault="00D07B8F">
      <w:pPr>
        <w:pStyle w:val="Textkrper"/>
        <w:spacing w:before="0" w:after="100" w:afterAutospacing="1"/>
        <w:rPr>
          <w:ins w:id="42" w:author="yw" w:date="2022-03-29T06:36:00Z"/>
          <w:lang w:val="en-GB"/>
        </w:rPr>
        <w:pPrChange w:id="43" w:author="yw" w:date="2022-03-29T10:55:00Z">
          <w:pPr>
            <w:pStyle w:val="Textkrper"/>
            <w:spacing w:before="187" w:line="360" w:lineRule="auto"/>
          </w:pPr>
        </w:pPrChange>
      </w:pPr>
      <w:ins w:id="44" w:author="yw" w:date="2022-03-29T06:36:00Z">
        <w:r>
          <w:rPr>
            <w:lang w:val="en-GB"/>
          </w:rPr>
          <w:t xml:space="preserve">[Also: </w:t>
        </w:r>
      </w:ins>
      <w:ins w:id="45" w:author="yw" w:date="2022-03-29T06:38:00Z">
        <w:r>
          <w:rPr>
            <w:lang w:val="en-GB"/>
          </w:rPr>
          <w:t>T</w:t>
        </w:r>
      </w:ins>
      <w:ins w:id="46" w:author="yw" w:date="2022-03-29T06:36:00Z">
        <w:r>
          <w:rPr>
            <w:lang w:val="en-GB"/>
          </w:rPr>
          <w:t>he primary rule is in the environment not in the animal.</w:t>
        </w:r>
      </w:ins>
      <w:ins w:id="47" w:author="yw" w:date="2022-03-29T06:38:00Z">
        <w:r>
          <w:rPr>
            <w:lang w:val="en-GB"/>
          </w:rPr>
          <w:t xml:space="preserve"> It is in the environment in which according to some rule the reward contingencies change. </w:t>
        </w:r>
      </w:ins>
      <w:ins w:id="48" w:author="yw" w:date="2022-03-29T06:36:00Z">
        <w:r>
          <w:rPr>
            <w:lang w:val="en-GB"/>
          </w:rPr>
          <w:t xml:space="preserve">The question </w:t>
        </w:r>
      </w:ins>
      <w:ins w:id="49" w:author="yw" w:date="2022-03-29T06:37:00Z">
        <w:r>
          <w:rPr>
            <w:lang w:val="en-GB"/>
          </w:rPr>
          <w:t xml:space="preserve">then is can the animal detect this rule </w:t>
        </w:r>
      </w:ins>
      <w:ins w:id="50" w:author="yw" w:date="2022-03-29T09:00:00Z">
        <w:r w:rsidR="000D3DA3">
          <w:rPr>
            <w:lang w:val="en-GB"/>
          </w:rPr>
          <w:t xml:space="preserve">for </w:t>
        </w:r>
      </w:ins>
      <w:ins w:id="51" w:author="yw" w:date="2022-03-29T06:37:00Z">
        <w:r>
          <w:rPr>
            <w:lang w:val="en-GB"/>
          </w:rPr>
          <w:t>environment</w:t>
        </w:r>
      </w:ins>
      <w:ins w:id="52" w:author="yw" w:date="2022-03-29T09:01:00Z">
        <w:r w:rsidR="000D3DA3">
          <w:rPr>
            <w:lang w:val="en-GB"/>
          </w:rPr>
          <w:t>al change</w:t>
        </w:r>
      </w:ins>
      <w:ins w:id="53" w:author="yw" w:date="2022-03-29T06:37:00Z">
        <w:r>
          <w:rPr>
            <w:lang w:val="en-GB"/>
          </w:rPr>
          <w:t xml:space="preserve">, </w:t>
        </w:r>
      </w:ins>
      <w:ins w:id="54" w:author="yw" w:date="2022-03-29T06:39:00Z">
        <w:r>
          <w:rPr>
            <w:lang w:val="en-GB"/>
          </w:rPr>
          <w:t xml:space="preserve">and </w:t>
        </w:r>
      </w:ins>
      <w:ins w:id="55" w:author="yw" w:date="2022-03-29T06:37:00Z">
        <w:r>
          <w:rPr>
            <w:lang w:val="en-GB"/>
          </w:rPr>
          <w:t xml:space="preserve">learn which </w:t>
        </w:r>
      </w:ins>
      <w:ins w:id="56" w:author="yw" w:date="2022-03-29T06:39:00Z">
        <w:r>
          <w:rPr>
            <w:lang w:val="en-GB"/>
          </w:rPr>
          <w:t>CUE</w:t>
        </w:r>
      </w:ins>
      <w:ins w:id="57" w:author="yw" w:date="2022-03-29T06:37:00Z">
        <w:r>
          <w:rPr>
            <w:lang w:val="en-GB"/>
          </w:rPr>
          <w:t xml:space="preserve"> indicate</w:t>
        </w:r>
      </w:ins>
      <w:ins w:id="58" w:author="yw" w:date="2022-03-29T06:39:00Z">
        <w:r>
          <w:rPr>
            <w:lang w:val="en-GB"/>
          </w:rPr>
          <w:t>s</w:t>
        </w:r>
      </w:ins>
      <w:ins w:id="59" w:author="yw" w:date="2022-03-29T06:37:00Z">
        <w:r>
          <w:rPr>
            <w:lang w:val="en-GB"/>
          </w:rPr>
          <w:t xml:space="preserve"> the change in the environment and learn to respon</w:t>
        </w:r>
      </w:ins>
      <w:ins w:id="60" w:author="yw" w:date="2022-03-29T06:38:00Z">
        <w:r>
          <w:rPr>
            <w:lang w:val="en-GB"/>
          </w:rPr>
          <w:t>d to this “cue of change”.</w:t>
        </w:r>
      </w:ins>
      <w:ins w:id="61" w:author="yw" w:date="2022-03-29T10:23:00Z">
        <w:r w:rsidR="008671EE">
          <w:rPr>
            <w:lang w:val="en-GB"/>
          </w:rPr>
          <w:t xml:space="preserve"> Responding to a CHANGE sti</w:t>
        </w:r>
      </w:ins>
      <w:ins w:id="62" w:author="yw" w:date="2022-03-29T10:24:00Z">
        <w:r w:rsidR="008671EE">
          <w:rPr>
            <w:lang w:val="en-GB"/>
          </w:rPr>
          <w:t xml:space="preserve">mulus by changing one’s own behaviour </w:t>
        </w:r>
      </w:ins>
      <w:ins w:id="63" w:author="yw" w:date="2022-03-29T10:23:00Z">
        <w:r w:rsidR="008671EE">
          <w:rPr>
            <w:lang w:val="en-GB"/>
          </w:rPr>
          <w:t>is why it is termed “second-order”</w:t>
        </w:r>
      </w:ins>
      <w:ins w:id="64" w:author="yw" w:date="2022-03-29T10:24:00Z">
        <w:r w:rsidR="008671EE">
          <w:rPr>
            <w:lang w:val="en-GB"/>
          </w:rPr>
          <w:t xml:space="preserve"> learning</w:t>
        </w:r>
      </w:ins>
      <w:ins w:id="65" w:author="yw" w:date="2022-03-29T06:36:00Z">
        <w:r>
          <w:rPr>
            <w:lang w:val="en-GB"/>
          </w:rPr>
          <w:t>]</w:t>
        </w:r>
      </w:ins>
    </w:p>
    <w:p w14:paraId="75FAC534" w14:textId="55A0F1EF" w:rsidR="00272455" w:rsidRDefault="00795B13">
      <w:pPr>
        <w:pStyle w:val="Textkrper"/>
        <w:spacing w:before="0" w:after="100" w:afterAutospacing="1"/>
        <w:rPr>
          <w:lang w:val="en-GB"/>
        </w:rPr>
        <w:pPrChange w:id="66" w:author="yw" w:date="2022-03-29T10:55:00Z">
          <w:pPr>
            <w:pStyle w:val="Textkrper"/>
            <w:spacing w:before="187" w:line="360" w:lineRule="auto"/>
          </w:pPr>
        </w:pPrChange>
      </w:pPr>
      <w:r>
        <w:rPr>
          <w:lang w:val="en-GB"/>
        </w:rPr>
        <w:t>Reversal learning essentially involves two separate stages of learning. An animal must first learn about multiple stimulus response associations</w:t>
      </w:r>
      <w:r w:rsidR="00C64D5F">
        <w:rPr>
          <w:lang w:val="en-GB"/>
        </w:rPr>
        <w:t xml:space="preserve"> and to discriminate in </w:t>
      </w:r>
      <w:ins w:id="67" w:author="yw" w:date="2022-03-29T05:03:00Z">
        <w:r w:rsidR="0041309A">
          <w:rPr>
            <w:lang w:val="en-GB"/>
          </w:rPr>
          <w:t>its</w:t>
        </w:r>
      </w:ins>
      <w:del w:id="68" w:author="yw" w:date="2022-03-29T05:03:00Z">
        <w:r w:rsidR="00C64D5F" w:rsidDel="0041309A">
          <w:rPr>
            <w:lang w:val="en-GB"/>
          </w:rPr>
          <w:delText>their</w:delText>
        </w:r>
      </w:del>
      <w:r w:rsidR="00C64D5F">
        <w:rPr>
          <w:lang w:val="en-GB"/>
        </w:rPr>
        <w:t xml:space="preserve"> behaviour amongst them</w:t>
      </w:r>
      <w:r>
        <w:rPr>
          <w:lang w:val="en-GB"/>
        </w:rPr>
        <w:t xml:space="preserve">. These can be two spatial locations that potentially provide a food reward. </w:t>
      </w:r>
      <w:ins w:id="69" w:author="yw" w:date="2022-03-29T05:04:00Z">
        <w:r w:rsidR="0041309A">
          <w:rPr>
            <w:lang w:val="en-GB"/>
          </w:rPr>
          <w:t xml:space="preserve">When </w:t>
        </w:r>
      </w:ins>
      <w:del w:id="70" w:author="yw" w:date="2022-03-29T05:04:00Z">
        <w:r w:rsidDel="0041309A">
          <w:rPr>
            <w:lang w:val="en-GB"/>
          </w:rPr>
          <w:delText>T</w:delText>
        </w:r>
      </w:del>
      <w:del w:id="71" w:author="yw" w:date="2022-03-29T05:05:00Z">
        <w:r w:rsidDel="0041309A">
          <w:rPr>
            <w:lang w:val="en-GB"/>
          </w:rPr>
          <w:delText xml:space="preserve">he animal is then confronted with a situation where </w:delText>
        </w:r>
      </w:del>
      <w:r>
        <w:rPr>
          <w:lang w:val="en-GB"/>
        </w:rPr>
        <w:t xml:space="preserve">only one of the two options is </w:t>
      </w:r>
      <w:r w:rsidR="008443CE">
        <w:rPr>
          <w:lang w:val="en-GB"/>
        </w:rPr>
        <w:t>rewarding</w:t>
      </w:r>
      <w:ins w:id="72" w:author="yw" w:date="2022-03-29T05:05:00Z">
        <w:r w:rsidR="0041309A">
          <w:rPr>
            <w:lang w:val="en-GB"/>
          </w:rPr>
          <w:t xml:space="preserve"> the animal should only respond to this. </w:t>
        </w:r>
      </w:ins>
      <w:del w:id="73" w:author="yw" w:date="2022-03-29T05:05:00Z">
        <w:r w:rsidR="008443CE" w:rsidDel="0041309A">
          <w:rPr>
            <w:lang w:val="en-GB"/>
          </w:rPr>
          <w:delText xml:space="preserve">. </w:delText>
        </w:r>
        <w:r w:rsidR="00C64D5F" w:rsidDel="0041309A">
          <w:rPr>
            <w:lang w:val="en-GB"/>
          </w:rPr>
          <w:delText>Under these conditions</w:delText>
        </w:r>
        <w:r w:rsidDel="0041309A">
          <w:rPr>
            <w:lang w:val="en-GB"/>
          </w:rPr>
          <w:delText xml:space="preserve">, it is optimal to pay attention </w:delText>
        </w:r>
        <w:r w:rsidR="00C64D5F" w:rsidDel="0041309A">
          <w:rPr>
            <w:lang w:val="en-GB"/>
          </w:rPr>
          <w:delText xml:space="preserve">only </w:delText>
        </w:r>
        <w:r w:rsidDel="0041309A">
          <w:rPr>
            <w:lang w:val="en-GB"/>
          </w:rPr>
          <w:delText xml:space="preserve">to this option. </w:delText>
        </w:r>
      </w:del>
      <w:del w:id="74" w:author="yw" w:date="2022-03-29T05:10:00Z">
        <w:r w:rsidR="00C64D5F" w:rsidDel="000745B9">
          <w:rPr>
            <w:lang w:val="en-GB"/>
          </w:rPr>
          <w:delText>A</w:delText>
        </w:r>
        <w:r w:rsidDel="000745B9">
          <w:rPr>
            <w:lang w:val="en-GB"/>
          </w:rPr>
          <w:delText xml:space="preserve">fter a longer series of such repetitive </w:delText>
        </w:r>
      </w:del>
      <w:del w:id="75" w:author="yw" w:date="2022-03-29T05:06:00Z">
        <w:r w:rsidDel="0041309A">
          <w:rPr>
            <w:lang w:val="en-GB"/>
          </w:rPr>
          <w:delText>stimulus response actions</w:delText>
        </w:r>
      </w:del>
      <w:del w:id="76" w:author="yw" w:date="2022-03-29T05:10:00Z">
        <w:r w:rsidDel="000745B9">
          <w:rPr>
            <w:lang w:val="en-GB"/>
          </w:rPr>
          <w:delText xml:space="preserve">, </w:delText>
        </w:r>
        <w:r w:rsidR="00C64D5F" w:rsidDel="000745B9">
          <w:rPr>
            <w:lang w:val="en-GB"/>
          </w:rPr>
          <w:delText xml:space="preserve">the experimenter halts </w:delText>
        </w:r>
      </w:del>
      <w:ins w:id="77" w:author="yw" w:date="2022-03-29T05:10:00Z">
        <w:r w:rsidR="000745B9">
          <w:rPr>
            <w:lang w:val="en-GB"/>
          </w:rPr>
          <w:t xml:space="preserve"> When </w:t>
        </w:r>
      </w:ins>
      <w:del w:id="78" w:author="yw" w:date="2022-03-29T05:10:00Z">
        <w:r w:rsidR="00C64D5F" w:rsidDel="000745B9">
          <w:rPr>
            <w:lang w:val="en-GB"/>
          </w:rPr>
          <w:delText xml:space="preserve">the </w:delText>
        </w:r>
      </w:del>
      <w:r>
        <w:rPr>
          <w:lang w:val="en-GB"/>
        </w:rPr>
        <w:t>reinforcement</w:t>
      </w:r>
      <w:ins w:id="79" w:author="yw" w:date="2022-03-29T05:10:00Z">
        <w:r w:rsidR="000745B9">
          <w:rPr>
            <w:lang w:val="en-GB"/>
          </w:rPr>
          <w:t xml:space="preserve"> at this location stops </w:t>
        </w:r>
      </w:ins>
      <w:del w:id="80" w:author="yw" w:date="2022-03-29T05:10:00Z">
        <w:r w:rsidDel="000745B9">
          <w:rPr>
            <w:lang w:val="en-GB"/>
          </w:rPr>
          <w:delText xml:space="preserve">. The optimal strategy for </w:delText>
        </w:r>
      </w:del>
      <w:r>
        <w:rPr>
          <w:lang w:val="en-GB"/>
        </w:rPr>
        <w:t xml:space="preserve">the animal </w:t>
      </w:r>
      <w:ins w:id="81" w:author="yw" w:date="2022-03-29T05:10:00Z">
        <w:r w:rsidR="000745B9">
          <w:rPr>
            <w:lang w:val="en-GB"/>
          </w:rPr>
          <w:t xml:space="preserve">should </w:t>
        </w:r>
      </w:ins>
      <w:del w:id="82" w:author="yw" w:date="2022-03-29T05:10:00Z">
        <w:r w:rsidDel="000745B9">
          <w:rPr>
            <w:lang w:val="en-GB"/>
          </w:rPr>
          <w:delText xml:space="preserve">then </w:delText>
        </w:r>
        <w:r w:rsidR="00EE3300" w:rsidDel="000745B9">
          <w:rPr>
            <w:lang w:val="en-GB"/>
          </w:rPr>
          <w:delText xml:space="preserve">is to </w:delText>
        </w:r>
        <w:r w:rsidDel="000745B9">
          <w:rPr>
            <w:lang w:val="en-GB"/>
          </w:rPr>
          <w:delText xml:space="preserve">immediately </w:delText>
        </w:r>
      </w:del>
      <w:r>
        <w:rPr>
          <w:lang w:val="en-GB"/>
        </w:rPr>
        <w:t xml:space="preserve">abolish its </w:t>
      </w:r>
      <w:ins w:id="83" w:author="yw" w:date="2022-03-29T05:10:00Z">
        <w:r w:rsidR="000745B9">
          <w:rPr>
            <w:lang w:val="en-GB"/>
          </w:rPr>
          <w:t xml:space="preserve">current </w:t>
        </w:r>
      </w:ins>
      <w:del w:id="84" w:author="yw" w:date="2022-03-29T05:10:00Z">
        <w:r w:rsidDel="000745B9">
          <w:rPr>
            <w:lang w:val="en-GB"/>
          </w:rPr>
          <w:delText xml:space="preserve">recent </w:delText>
        </w:r>
      </w:del>
      <w:r>
        <w:rPr>
          <w:lang w:val="en-GB"/>
        </w:rPr>
        <w:t>behaviour and instead perform another stimulus</w:t>
      </w:r>
      <w:r w:rsidR="00EE3300">
        <w:rPr>
          <w:lang w:val="en-GB"/>
        </w:rPr>
        <w:t>-</w:t>
      </w:r>
      <w:r>
        <w:rPr>
          <w:lang w:val="en-GB"/>
        </w:rPr>
        <w:t xml:space="preserve">response action that in the past had proven </w:t>
      </w:r>
      <w:r w:rsidR="008443CE">
        <w:rPr>
          <w:lang w:val="en-GB"/>
        </w:rPr>
        <w:t>rewarding</w:t>
      </w:r>
      <w:r>
        <w:rPr>
          <w:lang w:val="en-GB"/>
        </w:rPr>
        <w:t>. It is this ability to abruptly terminate a</w:t>
      </w:r>
      <w:r w:rsidR="00EE3300">
        <w:rPr>
          <w:lang w:val="en-GB"/>
        </w:rPr>
        <w:t xml:space="preserve"> repeated</w:t>
      </w:r>
      <w:r>
        <w:rPr>
          <w:lang w:val="en-GB"/>
        </w:rPr>
        <w:t xml:space="preserve"> behaviour </w:t>
      </w:r>
      <w:r w:rsidR="00EE3300">
        <w:rPr>
          <w:lang w:val="en-GB"/>
        </w:rPr>
        <w:t>and</w:t>
      </w:r>
      <w:r>
        <w:rPr>
          <w:lang w:val="en-GB"/>
        </w:rPr>
        <w:t xml:space="preserve"> switch to </w:t>
      </w:r>
      <w:r w:rsidR="008443CE">
        <w:rPr>
          <w:lang w:val="en-GB"/>
        </w:rPr>
        <w:t>another behaviour</w:t>
      </w:r>
      <w:r>
        <w:rPr>
          <w:lang w:val="en-GB"/>
        </w:rPr>
        <w:t xml:space="preserve"> that the animal </w:t>
      </w:r>
      <w:r w:rsidR="00EE3300">
        <w:rPr>
          <w:lang w:val="en-GB"/>
        </w:rPr>
        <w:t>needs to have</w:t>
      </w:r>
      <w:r>
        <w:rPr>
          <w:lang w:val="en-GB"/>
        </w:rPr>
        <w:t xml:space="preserve"> for efficient exploitation</w:t>
      </w:r>
      <w:r w:rsidR="00EE3300">
        <w:rPr>
          <w:lang w:val="en-GB"/>
        </w:rPr>
        <w:t xml:space="preserve"> of the available resources</w:t>
      </w:r>
      <w:r>
        <w:rPr>
          <w:lang w:val="en-GB"/>
        </w:rPr>
        <w:t xml:space="preserve">. In a serial reversal learning procedure the reward contingencies reverse repeatedly. </w:t>
      </w:r>
      <w:del w:id="85" w:author="yw" w:date="2022-03-29T05:23:00Z">
        <w:r w:rsidDel="003D0F01">
          <w:rPr>
            <w:lang w:val="en-GB"/>
          </w:rPr>
          <w:delText xml:space="preserve">An animal </w:delText>
        </w:r>
      </w:del>
      <w:del w:id="86" w:author="yw" w:date="2022-03-29T05:20:00Z">
        <w:r w:rsidDel="003D0F01">
          <w:rPr>
            <w:lang w:val="en-GB"/>
          </w:rPr>
          <w:delText xml:space="preserve">that </w:delText>
        </w:r>
      </w:del>
      <w:del w:id="87" w:author="yw" w:date="2022-03-29T05:23:00Z">
        <w:r w:rsidDel="003D0F01">
          <w:rPr>
            <w:lang w:val="en-GB"/>
          </w:rPr>
          <w:delText>respon</w:delText>
        </w:r>
      </w:del>
      <w:del w:id="88" w:author="yw" w:date="2022-03-29T05:20:00Z">
        <w:r w:rsidDel="003D0F01">
          <w:rPr>
            <w:lang w:val="en-GB"/>
          </w:rPr>
          <w:delText xml:space="preserve">ds to the rewarding stimulus more frequently than to the non-rewarded stimulus </w:delText>
        </w:r>
      </w:del>
      <w:del w:id="89" w:author="yw" w:date="2022-03-29T05:23:00Z">
        <w:r w:rsidDel="003D0F01">
          <w:rPr>
            <w:lang w:val="en-GB"/>
          </w:rPr>
          <w:delText>receives food</w:delText>
        </w:r>
      </w:del>
      <w:del w:id="90" w:author="yw" w:date="2022-03-29T05:20:00Z">
        <w:r w:rsidDel="003D0F01">
          <w:rPr>
            <w:lang w:val="en-GB"/>
          </w:rPr>
          <w:delText xml:space="preserve"> more often and performs more efficiently on the task</w:delText>
        </w:r>
      </w:del>
      <w:del w:id="91" w:author="yw" w:date="2022-03-29T05:23:00Z">
        <w:r w:rsidDel="003D0F01">
          <w:rPr>
            <w:lang w:val="en-GB"/>
          </w:rPr>
          <w:delText xml:space="preserve">. </w:delText>
        </w:r>
        <w:r w:rsidR="00EE3300" w:rsidDel="003D0F01">
          <w:rPr>
            <w:lang w:val="en-GB"/>
          </w:rPr>
          <w:delText>In contrast, c</w:delText>
        </w:r>
        <w:r w:rsidDel="003D0F01">
          <w:rPr>
            <w:lang w:val="en-GB"/>
          </w:rPr>
          <w:delText>hoosing the non-rewarded stimulus is</w:delText>
        </w:r>
        <w:r w:rsidR="00EE3300" w:rsidDel="003D0F01">
          <w:rPr>
            <w:lang w:val="en-GB"/>
          </w:rPr>
          <w:delText xml:space="preserve"> </w:delText>
        </w:r>
        <w:r w:rsidDel="003D0F01">
          <w:rPr>
            <w:lang w:val="en-GB"/>
          </w:rPr>
          <w:delText xml:space="preserve">an ‘error.’ </w:delText>
        </w:r>
      </w:del>
      <w:r w:rsidR="00EE3300">
        <w:rPr>
          <w:lang w:val="en-GB"/>
        </w:rPr>
        <w:t xml:space="preserve">Successful </w:t>
      </w:r>
      <w:r>
        <w:rPr>
          <w:lang w:val="en-GB"/>
        </w:rPr>
        <w:t>performance critically depends on the animal‘s ability to switch abruptly after a reversal.</w:t>
      </w:r>
    </w:p>
    <w:p w14:paraId="625F4518" w14:textId="515EF375" w:rsidR="00FF5581" w:rsidRDefault="00795B13">
      <w:pPr>
        <w:pStyle w:val="Textkrper"/>
        <w:spacing w:before="0" w:after="100" w:afterAutospacing="1"/>
        <w:rPr>
          <w:ins w:id="92" w:author="yw" w:date="2022-03-29T06:45:00Z"/>
          <w:lang w:val="en-GB"/>
        </w:rPr>
        <w:pPrChange w:id="93" w:author="yw" w:date="2022-03-29T10:55:00Z">
          <w:pPr>
            <w:pStyle w:val="Textkrper"/>
            <w:spacing w:line="360" w:lineRule="auto"/>
          </w:pPr>
        </w:pPrChange>
      </w:pPr>
      <w:r>
        <w:rPr>
          <w:lang w:val="en-GB"/>
        </w:rPr>
        <w:t xml:space="preserve">Improvement in the reversal learning task is clearly demonstrable and </w:t>
      </w:r>
      <w:ins w:id="94" w:author="yw" w:date="2022-03-29T05:24:00Z">
        <w:r w:rsidR="003D0F01">
          <w:rPr>
            <w:lang w:val="en-GB"/>
          </w:rPr>
          <w:t xml:space="preserve">has been used </w:t>
        </w:r>
      </w:ins>
      <w:del w:id="95" w:author="yw" w:date="2022-03-29T05:24:00Z">
        <w:r w:rsidDel="003D0F01">
          <w:rPr>
            <w:lang w:val="en-GB"/>
          </w:rPr>
          <w:delText xml:space="preserve">is therefore a meaningful criterion when </w:delText>
        </w:r>
      </w:del>
      <w:ins w:id="96" w:author="yw" w:date="2022-03-29T05:24:00Z">
        <w:r w:rsidR="003D0F01">
          <w:rPr>
            <w:lang w:val="en-GB"/>
          </w:rPr>
          <w:t xml:space="preserve">to </w:t>
        </w:r>
      </w:ins>
      <w:r>
        <w:rPr>
          <w:lang w:val="en-GB"/>
        </w:rPr>
        <w:t>compar</w:t>
      </w:r>
      <w:ins w:id="97" w:author="yw" w:date="2022-03-29T05:24:00Z">
        <w:r w:rsidR="003D0F01">
          <w:rPr>
            <w:lang w:val="en-GB"/>
          </w:rPr>
          <w:t>e</w:t>
        </w:r>
      </w:ins>
      <w:del w:id="98" w:author="yw" w:date="2022-03-29T05:24:00Z">
        <w:r w:rsidDel="003D0F01">
          <w:rPr>
            <w:lang w:val="en-GB"/>
          </w:rPr>
          <w:delText>ing</w:delText>
        </w:r>
      </w:del>
      <w:r>
        <w:rPr>
          <w:lang w:val="en-GB"/>
        </w:rPr>
        <w:t xml:space="preserve"> the performance of different </w:t>
      </w:r>
      <w:commentRangeStart w:id="99"/>
      <w:r>
        <w:rPr>
          <w:lang w:val="en-GB"/>
        </w:rPr>
        <w:t>species</w:t>
      </w:r>
      <w:commentRangeEnd w:id="99"/>
      <w:r w:rsidR="00244217">
        <w:rPr>
          <w:rStyle w:val="Kommentarzeichen"/>
        </w:rPr>
        <w:commentReference w:id="99"/>
      </w:r>
      <w:r w:rsidR="00D72562">
        <w:rPr>
          <w:lang w:val="en-GB"/>
        </w:rPr>
        <w:t xml:space="preserve"> </w:t>
      </w:r>
      <w:r w:rsidR="00D72562">
        <w:rPr>
          <w:lang w:val="en-GB"/>
        </w:rPr>
        <w:lastRenderedPageBreak/>
        <w:t>(</w:t>
      </w:r>
      <w:proofErr w:type="spellStart"/>
      <w:r w:rsidR="00D72562">
        <w:rPr>
          <w:lang w:val="en-GB"/>
        </w:rPr>
        <w:t>Hermer</w:t>
      </w:r>
      <w:proofErr w:type="spellEnd"/>
      <w:r w:rsidR="00D72562">
        <w:rPr>
          <w:lang w:val="en-GB"/>
        </w:rPr>
        <w:t xml:space="preserve"> et al. 2018, Bond et al., 2007)</w:t>
      </w:r>
      <w:r>
        <w:rPr>
          <w:lang w:val="en-GB"/>
        </w:rPr>
        <w:t xml:space="preserve">. </w:t>
      </w:r>
      <w:r w:rsidR="006D3850">
        <w:rPr>
          <w:lang w:val="en-GB"/>
        </w:rPr>
        <w:t xml:space="preserve">In this respect, two levels of learning should be distinguished. </w:t>
      </w:r>
      <w:r>
        <w:rPr>
          <w:lang w:val="en-GB"/>
        </w:rPr>
        <w:t xml:space="preserve">First-order learning </w:t>
      </w:r>
      <w:ins w:id="100" w:author="yw" w:date="2022-03-29T05:54:00Z">
        <w:r w:rsidR="004E16A1">
          <w:rPr>
            <w:lang w:val="en-GB"/>
          </w:rPr>
          <w:t xml:space="preserve">is </w:t>
        </w:r>
      </w:ins>
      <w:del w:id="101" w:author="yw" w:date="2022-03-29T05:54:00Z">
        <w:r w:rsidDel="004E16A1">
          <w:rPr>
            <w:lang w:val="en-GB"/>
          </w:rPr>
          <w:delText xml:space="preserve">happens when an animal perceives a </w:delText>
        </w:r>
      </w:del>
      <w:del w:id="102" w:author="yw" w:date="2022-03-29T05:55:00Z">
        <w:r w:rsidDel="00380873">
          <w:rPr>
            <w:lang w:val="en-GB"/>
          </w:rPr>
          <w:delText xml:space="preserve">stimulus and learns which behavioural response leads to a reward </w:delText>
        </w:r>
      </w:del>
      <w:r w:rsidR="007D6EFF">
        <w:rPr>
          <w:lang w:val="en-GB"/>
        </w:rPr>
        <w:t>–</w:t>
      </w:r>
      <w:r w:rsidR="00316BDB">
        <w:rPr>
          <w:lang w:val="en-GB"/>
        </w:rPr>
        <w:t xml:space="preserve"> </w:t>
      </w:r>
      <w:r>
        <w:rPr>
          <w:lang w:val="en-GB"/>
        </w:rPr>
        <w:t>the stimulus-</w:t>
      </w:r>
      <w:ins w:id="103" w:author="yw" w:date="2022-03-29T05:55:00Z">
        <w:r w:rsidR="00380873">
          <w:rPr>
            <w:lang w:val="en-GB"/>
          </w:rPr>
          <w:t xml:space="preserve">response </w:t>
        </w:r>
      </w:ins>
      <w:del w:id="104" w:author="yw" w:date="2022-03-29T05:55:00Z">
        <w:r w:rsidDel="00380873">
          <w:rPr>
            <w:lang w:val="en-GB"/>
          </w:rPr>
          <w:delText xml:space="preserve">reward </w:delText>
        </w:r>
      </w:del>
      <w:r>
        <w:rPr>
          <w:lang w:val="en-GB"/>
        </w:rPr>
        <w:t xml:space="preserve">association </w:t>
      </w:r>
      <w:r w:rsidR="007D6EFF">
        <w:rPr>
          <w:lang w:val="en-GB"/>
        </w:rPr>
        <w:t>–</w:t>
      </w:r>
      <w:r>
        <w:rPr>
          <w:lang w:val="en-GB"/>
        </w:rPr>
        <w:t xml:space="preserve"> </w:t>
      </w:r>
      <w:ins w:id="105" w:author="yw" w:date="2022-03-29T05:58:00Z">
        <w:r w:rsidR="00380873">
          <w:rPr>
            <w:lang w:val="en-GB"/>
          </w:rPr>
          <w:t xml:space="preserve">with </w:t>
        </w:r>
      </w:ins>
      <w:del w:id="106" w:author="yw" w:date="2022-03-29T05:58:00Z">
        <w:r w:rsidDel="00380873">
          <w:rPr>
            <w:lang w:val="en-GB"/>
          </w:rPr>
          <w:delText xml:space="preserve">and </w:delText>
        </w:r>
      </w:del>
      <w:r>
        <w:rPr>
          <w:lang w:val="en-GB"/>
        </w:rPr>
        <w:t xml:space="preserve">changes </w:t>
      </w:r>
      <w:ins w:id="107" w:author="yw" w:date="2022-03-29T05:58:00Z">
        <w:r w:rsidR="00380873">
          <w:rPr>
            <w:lang w:val="en-GB"/>
          </w:rPr>
          <w:t xml:space="preserve">in </w:t>
        </w:r>
      </w:ins>
      <w:del w:id="108" w:author="yw" w:date="2022-03-29T05:58:00Z">
        <w:r w:rsidDel="00380873">
          <w:rPr>
            <w:lang w:val="en-GB"/>
          </w:rPr>
          <w:delText xml:space="preserve">its </w:delText>
        </w:r>
      </w:del>
      <w:r>
        <w:rPr>
          <w:lang w:val="en-GB"/>
        </w:rPr>
        <w:t xml:space="preserve">behaviour according to the strength of this </w:t>
      </w:r>
      <w:ins w:id="109" w:author="yw" w:date="2022-03-29T05:25:00Z">
        <w:r w:rsidR="003D0F01">
          <w:rPr>
            <w:lang w:val="en-GB"/>
          </w:rPr>
          <w:t xml:space="preserve">association </w:t>
        </w:r>
      </w:ins>
      <w:del w:id="110" w:author="yw" w:date="2022-03-29T05:25:00Z">
        <w:r w:rsidDel="003D0F01">
          <w:rPr>
            <w:lang w:val="en-GB"/>
          </w:rPr>
          <w:delText>reinforcement</w:delText>
        </w:r>
      </w:del>
      <w:r>
        <w:rPr>
          <w:lang w:val="en-GB"/>
        </w:rPr>
        <w:t xml:space="preserve">. </w:t>
      </w:r>
      <w:r w:rsidR="006D3850">
        <w:rPr>
          <w:lang w:val="en-GB"/>
        </w:rPr>
        <w:t>S</w:t>
      </w:r>
      <w:r>
        <w:rPr>
          <w:lang w:val="en-GB"/>
        </w:rPr>
        <w:t xml:space="preserve">econd-order learning is the learning of rules </w:t>
      </w:r>
      <w:ins w:id="111" w:author="yw" w:date="2022-03-29T05:31:00Z">
        <w:r w:rsidR="000747BA">
          <w:rPr>
            <w:lang w:val="en-GB"/>
          </w:rPr>
          <w:t xml:space="preserve">or regularities of </w:t>
        </w:r>
      </w:ins>
      <w:ins w:id="112" w:author="yw" w:date="2022-03-29T05:30:00Z">
        <w:r w:rsidR="000747BA">
          <w:rPr>
            <w:lang w:val="en-GB"/>
          </w:rPr>
          <w:t xml:space="preserve">the environment that underly </w:t>
        </w:r>
      </w:ins>
      <w:ins w:id="113" w:author="yw" w:date="2022-03-29T05:31:00Z">
        <w:r w:rsidR="000747BA">
          <w:rPr>
            <w:lang w:val="en-GB"/>
          </w:rPr>
          <w:t>patterns of c</w:t>
        </w:r>
      </w:ins>
      <w:ins w:id="114" w:author="yw" w:date="2022-03-29T05:30:00Z">
        <w:r w:rsidR="000747BA">
          <w:rPr>
            <w:lang w:val="en-GB"/>
          </w:rPr>
          <w:t xml:space="preserve">hange in reward contingencies. </w:t>
        </w:r>
      </w:ins>
      <w:ins w:id="115" w:author="yw" w:date="2022-03-29T06:08:00Z">
        <w:r w:rsidR="007268CD">
          <w:rPr>
            <w:lang w:val="en-GB"/>
          </w:rPr>
          <w:t>This requires that an animal learns th</w:t>
        </w:r>
      </w:ins>
      <w:ins w:id="116" w:author="yw" w:date="2022-03-29T06:09:00Z">
        <w:r w:rsidR="007268CD">
          <w:rPr>
            <w:lang w:val="en-GB"/>
          </w:rPr>
          <w:t>at a specific stimulus or stimulus configuration announces this change</w:t>
        </w:r>
      </w:ins>
      <w:ins w:id="117" w:author="yw" w:date="2022-03-29T06:10:00Z">
        <w:r w:rsidR="007268CD">
          <w:rPr>
            <w:lang w:val="en-GB"/>
          </w:rPr>
          <w:t xml:space="preserve"> in </w:t>
        </w:r>
      </w:ins>
      <w:ins w:id="118" w:author="yw" w:date="2022-03-29T08:21:00Z">
        <w:r w:rsidR="008D38BA">
          <w:rPr>
            <w:lang w:val="en-GB"/>
          </w:rPr>
          <w:t xml:space="preserve">the </w:t>
        </w:r>
      </w:ins>
      <w:ins w:id="119" w:author="yw" w:date="2022-03-29T06:10:00Z">
        <w:r w:rsidR="007268CD">
          <w:rPr>
            <w:lang w:val="en-GB"/>
          </w:rPr>
          <w:t>environment</w:t>
        </w:r>
      </w:ins>
      <w:ins w:id="120" w:author="yw" w:date="2022-03-29T06:09:00Z">
        <w:r w:rsidR="007268CD">
          <w:rPr>
            <w:lang w:val="en-GB"/>
          </w:rPr>
          <w:t xml:space="preserve">. </w:t>
        </w:r>
      </w:ins>
      <w:del w:id="121" w:author="yw" w:date="2022-03-29T05:30:00Z">
        <w:r w:rsidDel="000747BA">
          <w:rPr>
            <w:lang w:val="en-GB"/>
          </w:rPr>
          <w:delText>or strategies</w:delText>
        </w:r>
        <w:r w:rsidR="006D3850" w:rsidDel="000747BA">
          <w:rPr>
            <w:lang w:val="en-GB"/>
          </w:rPr>
          <w:delText xml:space="preserve"> for making such behavioural switches</w:delText>
        </w:r>
        <w:r w:rsidDel="000747BA">
          <w:rPr>
            <w:lang w:val="en-GB"/>
          </w:rPr>
          <w:delText xml:space="preserve">. </w:delText>
        </w:r>
      </w:del>
      <w:ins w:id="122" w:author="yw" w:date="2022-03-29T08:21:00Z">
        <w:r w:rsidR="008D38BA">
          <w:rPr>
            <w:lang w:val="en-GB"/>
          </w:rPr>
          <w:t>Her</w:t>
        </w:r>
      </w:ins>
      <w:ins w:id="123" w:author="yw" w:date="2022-03-29T08:22:00Z">
        <w:r w:rsidR="008D38BA">
          <w:rPr>
            <w:lang w:val="en-GB"/>
          </w:rPr>
          <w:t xml:space="preserve">e, </w:t>
        </w:r>
      </w:ins>
      <w:ins w:id="124" w:author="yw" w:date="2022-03-29T09:21:00Z">
        <w:r w:rsidR="000F4D2F">
          <w:rPr>
            <w:lang w:val="en-GB"/>
          </w:rPr>
          <w:t xml:space="preserve">it is </w:t>
        </w:r>
      </w:ins>
      <w:ins w:id="125" w:author="yw" w:date="2022-03-29T05:26:00Z">
        <w:r w:rsidR="003D0F01">
          <w:rPr>
            <w:lang w:val="en-GB"/>
          </w:rPr>
          <w:t xml:space="preserve">the </w:t>
        </w:r>
      </w:ins>
      <w:ins w:id="126" w:author="yw" w:date="2022-03-29T05:27:00Z">
        <w:r w:rsidR="003D0F01">
          <w:rPr>
            <w:lang w:val="en-GB"/>
          </w:rPr>
          <w:t xml:space="preserve">information contained in the </w:t>
        </w:r>
      </w:ins>
      <w:ins w:id="127" w:author="yw" w:date="2022-03-29T05:26:00Z">
        <w:r w:rsidR="003D0F01">
          <w:rPr>
            <w:lang w:val="en-GB"/>
          </w:rPr>
          <w:t>absence of a</w:t>
        </w:r>
      </w:ins>
      <w:ins w:id="128" w:author="yw" w:date="2022-03-29T06:41:00Z">
        <w:r w:rsidR="00D07B8F">
          <w:rPr>
            <w:lang w:val="en-GB"/>
          </w:rPr>
          <w:t>n expected</w:t>
        </w:r>
      </w:ins>
      <w:ins w:id="129" w:author="yw" w:date="2022-03-29T05:26:00Z">
        <w:r w:rsidR="003D0F01">
          <w:rPr>
            <w:lang w:val="en-GB"/>
          </w:rPr>
          <w:t xml:space="preserve"> reward </w:t>
        </w:r>
      </w:ins>
      <w:ins w:id="130" w:author="yw" w:date="2022-03-29T09:21:00Z">
        <w:r w:rsidR="000F4D2F">
          <w:rPr>
            <w:lang w:val="en-GB"/>
          </w:rPr>
          <w:t xml:space="preserve">that </w:t>
        </w:r>
      </w:ins>
      <w:ins w:id="131" w:author="yw" w:date="2022-03-29T05:26:00Z">
        <w:r w:rsidR="003D0F01">
          <w:rPr>
            <w:lang w:val="en-GB"/>
          </w:rPr>
          <w:t xml:space="preserve">becomes a stimulus </w:t>
        </w:r>
      </w:ins>
      <w:ins w:id="132" w:author="yw" w:date="2022-03-29T05:35:00Z">
        <w:r w:rsidR="000747BA">
          <w:rPr>
            <w:lang w:val="en-GB"/>
          </w:rPr>
          <w:t xml:space="preserve">in </w:t>
        </w:r>
      </w:ins>
      <w:ins w:id="133" w:author="yw" w:date="2022-03-29T05:26:00Z">
        <w:r w:rsidR="003D0F01">
          <w:rPr>
            <w:lang w:val="en-GB"/>
          </w:rPr>
          <w:t>itself</w:t>
        </w:r>
      </w:ins>
      <w:ins w:id="134" w:author="yw" w:date="2022-03-29T06:51:00Z">
        <w:r w:rsidR="00FF5581">
          <w:rPr>
            <w:lang w:val="en-GB"/>
          </w:rPr>
          <w:t xml:space="preserve">. </w:t>
        </w:r>
      </w:ins>
      <w:ins w:id="135" w:author="yw" w:date="2022-03-29T05:26:00Z">
        <w:r w:rsidR="003D0F01">
          <w:rPr>
            <w:lang w:val="en-GB"/>
          </w:rPr>
          <w:t xml:space="preserve"> </w:t>
        </w:r>
      </w:ins>
      <w:ins w:id="136" w:author="yw" w:date="2022-03-29T06:51:00Z">
        <w:r w:rsidR="00FF5581">
          <w:rPr>
            <w:lang w:val="en-GB"/>
          </w:rPr>
          <w:t>A</w:t>
        </w:r>
      </w:ins>
      <w:ins w:id="137" w:author="yw" w:date="2022-03-29T05:26:00Z">
        <w:r w:rsidR="003D0F01">
          <w:rPr>
            <w:lang w:val="en-GB"/>
          </w:rPr>
          <w:t xml:space="preserve"> </w:t>
        </w:r>
      </w:ins>
      <w:ins w:id="138" w:author="yw" w:date="2022-03-29T05:33:00Z">
        <w:r w:rsidR="000747BA">
          <w:rPr>
            <w:lang w:val="en-GB"/>
          </w:rPr>
          <w:t xml:space="preserve">successful </w:t>
        </w:r>
      </w:ins>
      <w:ins w:id="139" w:author="yw" w:date="2022-03-29T05:26:00Z">
        <w:r w:rsidR="003D0F01">
          <w:rPr>
            <w:lang w:val="en-GB"/>
          </w:rPr>
          <w:t>animal associate</w:t>
        </w:r>
      </w:ins>
      <w:ins w:id="140" w:author="yw" w:date="2022-03-29T05:34:00Z">
        <w:r w:rsidR="000747BA">
          <w:rPr>
            <w:lang w:val="en-GB"/>
          </w:rPr>
          <w:t>s</w:t>
        </w:r>
      </w:ins>
      <w:ins w:id="141" w:author="yw" w:date="2022-03-29T05:26:00Z">
        <w:r w:rsidR="003D0F01">
          <w:rPr>
            <w:lang w:val="en-GB"/>
          </w:rPr>
          <w:t xml:space="preserve"> </w:t>
        </w:r>
      </w:ins>
      <w:ins w:id="142" w:author="yw" w:date="2022-03-29T06:51:00Z">
        <w:r w:rsidR="00FF5581">
          <w:rPr>
            <w:lang w:val="en-GB"/>
          </w:rPr>
          <w:t xml:space="preserve">this non-reward stimulus </w:t>
        </w:r>
      </w:ins>
      <w:ins w:id="143" w:author="yw" w:date="2022-03-29T05:26:00Z">
        <w:r w:rsidR="003D0F01">
          <w:rPr>
            <w:lang w:val="en-GB"/>
          </w:rPr>
          <w:t xml:space="preserve">with </w:t>
        </w:r>
      </w:ins>
      <w:ins w:id="144" w:author="yw" w:date="2022-03-29T08:20:00Z">
        <w:r w:rsidR="008D38BA">
          <w:rPr>
            <w:lang w:val="en-GB"/>
          </w:rPr>
          <w:t xml:space="preserve">the appropriate response which is the inhibition of its previous behaviour. </w:t>
        </w:r>
      </w:ins>
      <w:ins w:id="145" w:author="yw" w:date="2022-03-29T08:21:00Z">
        <w:r w:rsidR="008D38BA">
          <w:rPr>
            <w:lang w:val="en-GB"/>
          </w:rPr>
          <w:t xml:space="preserve">This provides the basis for </w:t>
        </w:r>
      </w:ins>
      <w:ins w:id="146" w:author="yw" w:date="2022-03-29T08:24:00Z">
        <w:r w:rsidR="008D38BA">
          <w:rPr>
            <w:lang w:val="en-GB"/>
          </w:rPr>
          <w:t xml:space="preserve">then </w:t>
        </w:r>
      </w:ins>
      <w:ins w:id="147" w:author="yw" w:date="2022-03-29T08:21:00Z">
        <w:r w:rsidR="008D38BA">
          <w:rPr>
            <w:lang w:val="en-GB"/>
          </w:rPr>
          <w:t xml:space="preserve">quickly </w:t>
        </w:r>
      </w:ins>
      <w:ins w:id="148" w:author="yw" w:date="2022-03-29T08:24:00Z">
        <w:r w:rsidR="008D38BA">
          <w:rPr>
            <w:lang w:val="en-GB"/>
          </w:rPr>
          <w:t xml:space="preserve">reorienting towards the alternative. </w:t>
        </w:r>
      </w:ins>
      <w:del w:id="149" w:author="yw" w:date="2022-03-29T05:35:00Z">
        <w:r w:rsidR="006D3850" w:rsidDel="000747BA">
          <w:rPr>
            <w:lang w:val="en-GB"/>
          </w:rPr>
          <w:delText>It entails</w:delText>
        </w:r>
        <w:r w:rsidDel="000747BA">
          <w:rPr>
            <w:lang w:val="en-GB"/>
          </w:rPr>
          <w:delText xml:space="preserve"> the </w:delText>
        </w:r>
        <w:r w:rsidR="0076082C" w:rsidDel="000747BA">
          <w:rPr>
            <w:lang w:val="en-GB"/>
          </w:rPr>
          <w:delText>ability</w:delText>
        </w:r>
        <w:r w:rsidDel="000747BA">
          <w:rPr>
            <w:lang w:val="en-GB"/>
          </w:rPr>
          <w:delText xml:space="preserve"> to choose efficiently among potential behavioural responses in any given situation. In serial reversal learning</w:delText>
        </w:r>
        <w:r w:rsidR="006D3850" w:rsidDel="000747BA">
          <w:rPr>
            <w:lang w:val="en-GB"/>
          </w:rPr>
          <w:delText>,</w:delText>
        </w:r>
        <w:r w:rsidDel="000747BA">
          <w:rPr>
            <w:lang w:val="en-GB"/>
          </w:rPr>
          <w:delText xml:space="preserve"> the same stimuli are successively paired with a reward and then not paired with a reward. </w:delText>
        </w:r>
        <w:r w:rsidR="00D72562" w:rsidDel="000747BA">
          <w:rPr>
            <w:lang w:val="en-GB"/>
          </w:rPr>
          <w:delText xml:space="preserve">This is typically a fixed-ratio schedule, i.e., </w:delText>
        </w:r>
        <w:r w:rsidR="0018515B" w:rsidDel="000747BA">
          <w:rPr>
            <w:lang w:val="en-GB"/>
          </w:rPr>
          <w:delText xml:space="preserve">when </w:delText>
        </w:r>
        <w:r w:rsidR="008E6BC7" w:rsidDel="000747BA">
          <w:rPr>
            <w:lang w:val="en-GB"/>
          </w:rPr>
          <w:delText>reward is obtained for exactly the same response</w:delText>
        </w:r>
        <w:r w:rsidR="00984972" w:rsidDel="000747BA">
          <w:rPr>
            <w:lang w:val="en-GB"/>
          </w:rPr>
          <w:delText xml:space="preserve"> in every instance</w:delText>
        </w:r>
        <w:r w:rsidR="008E6BC7" w:rsidDel="000747BA">
          <w:rPr>
            <w:lang w:val="en-GB"/>
          </w:rPr>
          <w:delText>.</w:delText>
        </w:r>
        <w:r w:rsidR="00D72562" w:rsidDel="000747BA">
          <w:rPr>
            <w:lang w:val="en-GB"/>
          </w:rPr>
          <w:delText xml:space="preserve"> </w:delText>
        </w:r>
      </w:del>
      <w:del w:id="150" w:author="yw" w:date="2022-03-29T05:36:00Z">
        <w:r w:rsidDel="000747BA">
          <w:rPr>
            <w:lang w:val="en-GB"/>
          </w:rPr>
          <w:delText xml:space="preserve">Under such </w:delText>
        </w:r>
        <w:commentRangeStart w:id="151"/>
        <w:r w:rsidDel="000747BA">
          <w:rPr>
            <w:lang w:val="en-GB"/>
          </w:rPr>
          <w:delText>conditions</w:delText>
        </w:r>
      </w:del>
      <w:commentRangeEnd w:id="151"/>
      <w:r w:rsidR="008A2912">
        <w:rPr>
          <w:rStyle w:val="Kommentarzeichen"/>
        </w:rPr>
        <w:commentReference w:id="151"/>
      </w:r>
      <w:del w:id="152" w:author="yw" w:date="2022-03-29T05:36:00Z">
        <w:r w:rsidR="006D3850" w:rsidDel="000747BA">
          <w:rPr>
            <w:lang w:val="en-GB"/>
          </w:rPr>
          <w:delText>,</w:delText>
        </w:r>
        <w:r w:rsidDel="000747BA">
          <w:rPr>
            <w:lang w:val="en-GB"/>
          </w:rPr>
          <w:delText xml:space="preserve"> </w:delText>
        </w:r>
      </w:del>
    </w:p>
    <w:p w14:paraId="187EFB80" w14:textId="77777777" w:rsidR="00D5462D" w:rsidRDefault="00D5462D">
      <w:pPr>
        <w:pStyle w:val="Textkrper"/>
        <w:spacing w:before="0" w:after="100" w:afterAutospacing="1"/>
        <w:rPr>
          <w:ins w:id="153" w:author="yw" w:date="2022-03-29T06:45:00Z"/>
          <w:lang w:val="en-GB"/>
        </w:rPr>
        <w:pPrChange w:id="154" w:author="yw" w:date="2022-03-29T10:55:00Z">
          <w:pPr>
            <w:pStyle w:val="Textkrper"/>
            <w:spacing w:line="360" w:lineRule="auto"/>
          </w:pPr>
        </w:pPrChange>
      </w:pPr>
    </w:p>
    <w:p w14:paraId="4133E77F" w14:textId="6D76F414" w:rsidR="00C17A43" w:rsidRDefault="000747BA">
      <w:pPr>
        <w:pStyle w:val="Kommentartext"/>
        <w:spacing w:after="100" w:afterAutospacing="1"/>
        <w:rPr>
          <w:lang w:val="en-GB"/>
        </w:rPr>
        <w:pPrChange w:id="155" w:author="yw" w:date="2022-03-29T10:55:00Z">
          <w:pPr>
            <w:pStyle w:val="Textkrper"/>
            <w:spacing w:line="360" w:lineRule="auto"/>
          </w:pPr>
        </w:pPrChange>
      </w:pPr>
      <w:ins w:id="156" w:author="yw" w:date="2022-03-29T05:36:00Z">
        <w:r>
          <w:rPr>
            <w:lang w:val="en-GB"/>
          </w:rPr>
          <w:t>A</w:t>
        </w:r>
      </w:ins>
      <w:del w:id="157" w:author="yw" w:date="2022-03-29T05:36:00Z">
        <w:r w:rsidR="00795B13" w:rsidDel="000747BA">
          <w:rPr>
            <w:lang w:val="en-GB"/>
          </w:rPr>
          <w:delText>a</w:delText>
        </w:r>
      </w:del>
      <w:r w:rsidR="00795B13">
        <w:rPr>
          <w:lang w:val="en-GB"/>
        </w:rPr>
        <w:t xml:space="preserve">nimals </w:t>
      </w:r>
      <w:ins w:id="158" w:author="yw" w:date="2022-03-29T05:36:00Z">
        <w:r>
          <w:rPr>
            <w:lang w:val="en-GB"/>
          </w:rPr>
          <w:t xml:space="preserve">that </w:t>
        </w:r>
      </w:ins>
      <w:del w:id="159" w:author="yw" w:date="2022-03-29T05:36:00Z">
        <w:r w:rsidR="00795B13" w:rsidDel="000747BA">
          <w:rPr>
            <w:lang w:val="en-GB"/>
          </w:rPr>
          <w:delText>must</w:delText>
        </w:r>
      </w:del>
      <w:r w:rsidR="00795B13">
        <w:rPr>
          <w:lang w:val="en-GB"/>
        </w:rPr>
        <w:t xml:space="preserve"> learn </w:t>
      </w:r>
      <w:ins w:id="160" w:author="yw" w:date="2022-03-29T07:00:00Z">
        <w:r w:rsidR="008A2912">
          <w:rPr>
            <w:lang w:val="en-GB"/>
          </w:rPr>
          <w:t xml:space="preserve">to respond to stimuli that </w:t>
        </w:r>
      </w:ins>
      <w:ins w:id="161" w:author="yw" w:date="2022-03-29T08:15:00Z">
        <w:r w:rsidR="0061155A">
          <w:rPr>
            <w:lang w:val="en-GB"/>
          </w:rPr>
          <w:t xml:space="preserve">predict </w:t>
        </w:r>
      </w:ins>
      <w:ins w:id="162" w:author="yw" w:date="2022-03-29T07:00:00Z">
        <w:r w:rsidR="008A2912">
          <w:rPr>
            <w:lang w:val="en-GB"/>
          </w:rPr>
          <w:t>change</w:t>
        </w:r>
      </w:ins>
      <w:ins w:id="163" w:author="yw" w:date="2022-03-29T08:35:00Z">
        <w:r w:rsidR="00330C81">
          <w:rPr>
            <w:lang w:val="en-GB"/>
          </w:rPr>
          <w:t xml:space="preserve"> by changing their own </w:t>
        </w:r>
        <w:proofErr w:type="spellStart"/>
        <w:r w:rsidR="00330C81">
          <w:rPr>
            <w:lang w:val="en-GB"/>
          </w:rPr>
          <w:t>behavior</w:t>
        </w:r>
      </w:ins>
      <w:proofErr w:type="spellEnd"/>
      <w:ins w:id="164" w:author="yw" w:date="2022-03-29T07:00:00Z">
        <w:r w:rsidR="008A2912">
          <w:rPr>
            <w:lang w:val="en-GB"/>
          </w:rPr>
          <w:t xml:space="preserve">, i. e. </w:t>
        </w:r>
      </w:ins>
      <w:del w:id="165" w:author="yw" w:date="2022-03-29T07:00:00Z">
        <w:r w:rsidR="00795B13" w:rsidDel="008A2912">
          <w:rPr>
            <w:lang w:val="en-GB"/>
          </w:rPr>
          <w:delText xml:space="preserve">the </w:delText>
        </w:r>
      </w:del>
      <w:r w:rsidR="00795B13">
        <w:rPr>
          <w:lang w:val="en-GB"/>
        </w:rPr>
        <w:t xml:space="preserve">second-order </w:t>
      </w:r>
      <w:ins w:id="166" w:author="yw" w:date="2022-03-29T07:00:00Z">
        <w:r w:rsidR="008A2912">
          <w:rPr>
            <w:lang w:val="en-GB"/>
          </w:rPr>
          <w:t xml:space="preserve">learning, </w:t>
        </w:r>
      </w:ins>
      <w:del w:id="167" w:author="yw" w:date="2022-03-29T07:00:00Z">
        <w:r w:rsidR="00795B13" w:rsidDel="008A2912">
          <w:rPr>
            <w:lang w:val="en-GB"/>
          </w:rPr>
          <w:delText>rule</w:delText>
        </w:r>
      </w:del>
      <w:r w:rsidR="00795B13">
        <w:rPr>
          <w:lang w:val="en-GB"/>
        </w:rPr>
        <w:t xml:space="preserve"> </w:t>
      </w:r>
      <w:ins w:id="168" w:author="yw" w:date="2022-03-29T05:36:00Z">
        <w:r>
          <w:rPr>
            <w:lang w:val="en-GB"/>
          </w:rPr>
          <w:t xml:space="preserve">can </w:t>
        </w:r>
      </w:ins>
      <w:del w:id="169" w:author="yw" w:date="2022-03-29T05:36:00Z">
        <w:r w:rsidR="00795B13" w:rsidDel="000747BA">
          <w:rPr>
            <w:lang w:val="en-GB"/>
          </w:rPr>
          <w:delText xml:space="preserve">to </w:delText>
        </w:r>
      </w:del>
      <w:r w:rsidR="00795B13">
        <w:rPr>
          <w:lang w:val="en-GB"/>
        </w:rPr>
        <w:t xml:space="preserve">quickly abandon a suddenly unsuccessful response that previously resulted in reward. </w:t>
      </w:r>
      <w:ins w:id="170" w:author="yw" w:date="2022-03-29T08:26:00Z">
        <w:r w:rsidR="008D38BA">
          <w:rPr>
            <w:lang w:val="en-GB"/>
          </w:rPr>
          <w:t xml:space="preserve">The optimal behaviour pattern </w:t>
        </w:r>
      </w:ins>
      <w:ins w:id="171" w:author="yw" w:date="2022-03-29T08:27:00Z">
        <w:r w:rsidR="008D38BA">
          <w:rPr>
            <w:lang w:val="en-GB"/>
          </w:rPr>
          <w:t xml:space="preserve">has been termed </w:t>
        </w:r>
      </w:ins>
      <w:commentRangeStart w:id="172"/>
      <w:del w:id="173" w:author="yw" w:date="2022-03-29T08:27:00Z">
        <w:r w:rsidR="00795B13" w:rsidDel="008D38BA">
          <w:rPr>
            <w:lang w:val="en-GB"/>
          </w:rPr>
          <w:delText>A</w:delText>
        </w:r>
        <w:commentRangeEnd w:id="172"/>
        <w:r w:rsidR="00795B13" w:rsidDel="008D38BA">
          <w:rPr>
            <w:rStyle w:val="Kommentarzeichen"/>
            <w:lang w:val="en-GB"/>
          </w:rPr>
          <w:commentReference w:id="172"/>
        </w:r>
        <w:r w:rsidR="00795B13" w:rsidDel="008D38BA">
          <w:rPr>
            <w:lang w:val="en-GB"/>
          </w:rPr>
          <w:delText xml:space="preserve"> </w:delText>
        </w:r>
      </w:del>
      <w:del w:id="174" w:author="yw" w:date="2022-03-29T06:11:00Z">
        <w:r w:rsidR="00795B13" w:rsidDel="007268CD">
          <w:rPr>
            <w:lang w:val="en-GB"/>
          </w:rPr>
          <w:delText>rule</w:delText>
        </w:r>
      </w:del>
      <w:del w:id="175" w:author="yw" w:date="2022-03-29T07:05:00Z">
        <w:r w:rsidR="00795B13" w:rsidDel="00264DAD">
          <w:rPr>
            <w:lang w:val="en-GB"/>
          </w:rPr>
          <w:delText xml:space="preserve"> </w:delText>
        </w:r>
      </w:del>
      <w:commentRangeStart w:id="176"/>
      <w:del w:id="177" w:author="yw" w:date="2022-03-29T08:27:00Z">
        <w:r w:rsidR="00795B13" w:rsidDel="008D38BA">
          <w:rPr>
            <w:lang w:val="en-GB"/>
          </w:rPr>
          <w:delText>that</w:delText>
        </w:r>
        <w:commentRangeEnd w:id="176"/>
        <w:r w:rsidR="00264DAD" w:rsidDel="008D38BA">
          <w:rPr>
            <w:rStyle w:val="Kommentarzeichen"/>
          </w:rPr>
          <w:commentReference w:id="176"/>
        </w:r>
        <w:r w:rsidR="00795B13" w:rsidDel="008D38BA">
          <w:rPr>
            <w:lang w:val="en-GB"/>
          </w:rPr>
          <w:delText xml:space="preserve"> can maximize reward in a deterministic, reversal learning schedule is </w:delText>
        </w:r>
      </w:del>
      <w:r w:rsidR="00795B13">
        <w:rPr>
          <w:lang w:val="en-GB"/>
        </w:rPr>
        <w:t>‘win-stay; lose-</w:t>
      </w:r>
      <w:commentRangeStart w:id="178"/>
      <w:r w:rsidR="00795B13">
        <w:rPr>
          <w:lang w:val="en-GB"/>
        </w:rPr>
        <w:t>shift</w:t>
      </w:r>
      <w:commentRangeEnd w:id="178"/>
      <w:r w:rsidR="0061155A">
        <w:rPr>
          <w:rStyle w:val="Kommentarzeichen"/>
        </w:rPr>
        <w:commentReference w:id="178"/>
      </w:r>
      <w:r w:rsidR="00795B13">
        <w:rPr>
          <w:lang w:val="en-GB"/>
        </w:rPr>
        <w:t>’</w:t>
      </w:r>
      <w:ins w:id="179" w:author="yw" w:date="2022-03-29T08:27:00Z">
        <w:r w:rsidR="008D38BA">
          <w:rPr>
            <w:lang w:val="en-GB"/>
          </w:rPr>
          <w:t xml:space="preserve"> behaviour</w:t>
        </w:r>
      </w:ins>
      <w:ins w:id="180" w:author="yw" w:date="2022-03-29T08:29:00Z">
        <w:r w:rsidR="00330C81">
          <w:rPr>
            <w:lang w:val="en-GB"/>
          </w:rPr>
          <w:t xml:space="preserve">. </w:t>
        </w:r>
      </w:ins>
      <w:del w:id="181" w:author="yw" w:date="2022-03-29T08:29:00Z">
        <w:r w:rsidR="00795B13" w:rsidDel="00330C81">
          <w:rPr>
            <w:lang w:val="en-GB"/>
          </w:rPr>
          <w:delText>: repeat the</w:delText>
        </w:r>
      </w:del>
      <w:ins w:id="182" w:author="yw" w:date="2022-03-29T08:29:00Z">
        <w:r w:rsidR="00330C81">
          <w:rPr>
            <w:lang w:val="en-GB"/>
          </w:rPr>
          <w:t xml:space="preserve"> a</w:t>
        </w:r>
      </w:ins>
      <w:r w:rsidR="00795B13">
        <w:rPr>
          <w:lang w:val="en-GB"/>
        </w:rPr>
        <w:t xml:space="preserve"> behaviour </w:t>
      </w:r>
      <w:ins w:id="183" w:author="yw" w:date="2022-03-29T08:29:00Z">
        <w:r w:rsidR="00330C81">
          <w:rPr>
            <w:lang w:val="en-GB"/>
          </w:rPr>
          <w:t xml:space="preserve">is repeated as long as it </w:t>
        </w:r>
      </w:ins>
      <w:del w:id="184" w:author="yw" w:date="2022-03-29T08:29:00Z">
        <w:r w:rsidR="00795B13" w:rsidDel="00330C81">
          <w:rPr>
            <w:lang w:val="en-GB"/>
          </w:rPr>
          <w:delText xml:space="preserve">which </w:delText>
        </w:r>
      </w:del>
      <w:r w:rsidR="00795B13">
        <w:rPr>
          <w:lang w:val="en-GB"/>
        </w:rPr>
        <w:t>produces a reward</w:t>
      </w:r>
      <w:ins w:id="185" w:author="yw" w:date="2022-03-29T08:29:00Z">
        <w:r w:rsidR="00330C81">
          <w:rPr>
            <w:lang w:val="en-GB"/>
          </w:rPr>
          <w:t xml:space="preserve">, but on absence of reward </w:t>
        </w:r>
      </w:ins>
      <w:del w:id="186" w:author="yw" w:date="2022-03-29T08:29:00Z">
        <w:r w:rsidR="00795B13" w:rsidDel="00330C81">
          <w:rPr>
            <w:lang w:val="en-GB"/>
          </w:rPr>
          <w:delText xml:space="preserve"> until it stops being reward</w:delText>
        </w:r>
      </w:del>
      <w:del w:id="187" w:author="yw" w:date="2022-03-29T06:13:00Z">
        <w:r w:rsidR="00795B13" w:rsidDel="007268CD">
          <w:rPr>
            <w:lang w:val="en-GB"/>
          </w:rPr>
          <w:delText>ing</w:delText>
        </w:r>
      </w:del>
      <w:del w:id="188" w:author="yw" w:date="2022-03-29T08:29:00Z">
        <w:r w:rsidR="00795B13" w:rsidDel="00330C81">
          <w:rPr>
            <w:lang w:val="en-GB"/>
          </w:rPr>
          <w:delText xml:space="preserve">, and </w:delText>
        </w:r>
      </w:del>
      <w:del w:id="189" w:author="yw" w:date="2022-03-29T08:30:00Z">
        <w:r w:rsidR="00795B13" w:rsidDel="00330C81">
          <w:rPr>
            <w:lang w:val="en-GB"/>
          </w:rPr>
          <w:delText xml:space="preserve">then </w:delText>
        </w:r>
      </w:del>
      <w:del w:id="190" w:author="yw" w:date="2022-03-29T08:36:00Z">
        <w:r w:rsidR="00795B13" w:rsidDel="00330C81">
          <w:rPr>
            <w:lang w:val="en-GB"/>
          </w:rPr>
          <w:delText>immediately switch to</w:delText>
        </w:r>
      </w:del>
      <w:r w:rsidR="00795B13">
        <w:rPr>
          <w:lang w:val="en-GB"/>
        </w:rPr>
        <w:t xml:space="preserve"> another behavioural response</w:t>
      </w:r>
      <w:ins w:id="191" w:author="yw" w:date="2022-03-29T08:36:00Z">
        <w:r w:rsidR="00330C81">
          <w:rPr>
            <w:lang w:val="en-GB"/>
          </w:rPr>
          <w:t xml:space="preserve"> is switched to immediately</w:t>
        </w:r>
      </w:ins>
      <w:r w:rsidR="00795B13">
        <w:rPr>
          <w:lang w:val="en-GB"/>
        </w:rPr>
        <w:t xml:space="preserve">. </w:t>
      </w:r>
      <w:ins w:id="192" w:author="yw" w:date="2022-03-29T06:42:00Z">
        <w:r w:rsidR="00D07B8F">
          <w:rPr>
            <w:lang w:val="en-GB"/>
          </w:rPr>
          <w:t xml:space="preserve">Ideally, </w:t>
        </w:r>
      </w:ins>
      <w:ins w:id="193" w:author="yw" w:date="2022-03-29T08:38:00Z">
        <w:r w:rsidR="00C36B14">
          <w:rPr>
            <w:lang w:val="en-GB"/>
          </w:rPr>
          <w:t xml:space="preserve">under a 1:1 fixed ratio schedule </w:t>
        </w:r>
      </w:ins>
      <w:del w:id="194" w:author="yw" w:date="2022-03-29T08:28:00Z">
        <w:r w:rsidR="00795B13" w:rsidDel="00330C81">
          <w:rPr>
            <w:lang w:val="en-GB"/>
          </w:rPr>
          <w:delText xml:space="preserve">Such a rule means that the </w:delText>
        </w:r>
      </w:del>
      <w:ins w:id="195" w:author="yw" w:date="2022-03-29T08:28:00Z">
        <w:r w:rsidR="00330C81">
          <w:rPr>
            <w:lang w:val="en-GB"/>
          </w:rPr>
          <w:t xml:space="preserve">an </w:t>
        </w:r>
      </w:ins>
      <w:r w:rsidR="00795B13">
        <w:rPr>
          <w:lang w:val="en-GB"/>
        </w:rPr>
        <w:t xml:space="preserve">animal makes exactly one ‘error’ per reversal. </w:t>
      </w:r>
      <w:del w:id="196" w:author="yw" w:date="2022-03-29T07:02:00Z">
        <w:r w:rsidR="00795B13" w:rsidDel="008A2912">
          <w:rPr>
            <w:lang w:val="en-GB"/>
          </w:rPr>
          <w:delText xml:space="preserve">After </w:delText>
        </w:r>
        <w:r w:rsidR="006D3850" w:rsidDel="008A2912">
          <w:rPr>
            <w:lang w:val="en-GB"/>
          </w:rPr>
          <w:delText xml:space="preserve">an animal </w:delText>
        </w:r>
        <w:r w:rsidR="00795B13" w:rsidDel="008A2912">
          <w:rPr>
            <w:lang w:val="en-GB"/>
          </w:rPr>
          <w:delText>learn</w:delText>
        </w:r>
        <w:r w:rsidR="006D3850" w:rsidDel="008A2912">
          <w:rPr>
            <w:lang w:val="en-GB"/>
          </w:rPr>
          <w:delText>s</w:delText>
        </w:r>
        <w:r w:rsidR="00795B13" w:rsidDel="008A2912">
          <w:rPr>
            <w:lang w:val="en-GB"/>
          </w:rPr>
          <w:delText xml:space="preserve"> the task, perfectly optim</w:delText>
        </w:r>
        <w:r w:rsidR="006D3850" w:rsidDel="008A2912">
          <w:rPr>
            <w:lang w:val="en-GB"/>
          </w:rPr>
          <w:delText>ized</w:delText>
        </w:r>
        <w:r w:rsidR="00795B13" w:rsidDel="008A2912">
          <w:rPr>
            <w:lang w:val="en-GB"/>
          </w:rPr>
          <w:delText xml:space="preserve"> </w:delText>
        </w:r>
        <w:r w:rsidR="00623C30" w:rsidDel="008A2912">
          <w:rPr>
            <w:lang w:val="en-GB"/>
          </w:rPr>
          <w:delText>behavio</w:delText>
        </w:r>
        <w:r w:rsidR="005C6A2D" w:rsidDel="008A2912">
          <w:rPr>
            <w:lang w:val="en-GB"/>
          </w:rPr>
          <w:delText>u</w:delText>
        </w:r>
        <w:r w:rsidR="00623C30" w:rsidDel="008A2912">
          <w:rPr>
            <w:lang w:val="en-GB"/>
          </w:rPr>
          <w:delText>r</w:delText>
        </w:r>
        <w:r w:rsidR="00795B13" w:rsidDel="008A2912">
          <w:rPr>
            <w:lang w:val="en-GB"/>
          </w:rPr>
          <w:delText xml:space="preserve"> will </w:delText>
        </w:r>
        <w:r w:rsidR="00623C30" w:rsidDel="008A2912">
          <w:rPr>
            <w:lang w:val="en-GB"/>
          </w:rPr>
          <w:delText>involve</w:delText>
        </w:r>
        <w:r w:rsidR="00795B13" w:rsidDel="008A2912">
          <w:rPr>
            <w:lang w:val="en-GB"/>
          </w:rPr>
          <w:delText xml:space="preserve"> </w:delText>
        </w:r>
        <w:r w:rsidR="00623C30" w:rsidDel="008A2912">
          <w:rPr>
            <w:lang w:val="en-GB"/>
          </w:rPr>
          <w:delText>a</w:delText>
        </w:r>
        <w:r w:rsidR="00795B13" w:rsidDel="008A2912">
          <w:rPr>
            <w:lang w:val="en-GB"/>
          </w:rPr>
          <w:delText xml:space="preserve"> respon</w:delText>
        </w:r>
        <w:r w:rsidR="00623C30" w:rsidDel="008A2912">
          <w:rPr>
            <w:lang w:val="en-GB"/>
          </w:rPr>
          <w:delText>se</w:delText>
        </w:r>
        <w:r w:rsidR="00795B13" w:rsidDel="008A2912">
          <w:rPr>
            <w:lang w:val="en-GB"/>
          </w:rPr>
          <w:delText xml:space="preserve"> </w:delText>
        </w:r>
        <w:r w:rsidR="00623C30" w:rsidDel="008A2912">
          <w:rPr>
            <w:lang w:val="en-GB"/>
          </w:rPr>
          <w:delText xml:space="preserve">exclusively </w:delText>
        </w:r>
        <w:r w:rsidR="00795B13" w:rsidDel="008A2912">
          <w:rPr>
            <w:lang w:val="en-GB"/>
          </w:rPr>
          <w:delText xml:space="preserve">to the rewarded stimulus. </w:delText>
        </w:r>
      </w:del>
      <w:del w:id="197" w:author="yw" w:date="2022-03-29T07:03:00Z">
        <w:r w:rsidR="00795B13" w:rsidDel="008A2912">
          <w:rPr>
            <w:lang w:val="en-GB"/>
          </w:rPr>
          <w:delText xml:space="preserve">After </w:delText>
        </w:r>
      </w:del>
      <w:ins w:id="198" w:author="yw" w:date="2022-03-29T10:28:00Z">
        <w:r w:rsidR="000E6F5D">
          <w:rPr>
            <w:lang w:val="en-GB"/>
          </w:rPr>
          <w:t xml:space="preserve">Underlying this is </w:t>
        </w:r>
      </w:ins>
      <w:ins w:id="199" w:author="yw" w:date="2022-03-29T10:29:00Z">
        <w:r w:rsidR="000E6F5D">
          <w:rPr>
            <w:lang w:val="en-GB"/>
          </w:rPr>
          <w:t xml:space="preserve">standard </w:t>
        </w:r>
      </w:ins>
      <w:ins w:id="200" w:author="yw" w:date="2022-03-29T10:28:00Z">
        <w:r w:rsidR="000E6F5D">
          <w:t xml:space="preserve">reinforcement learning based on the acquisition of </w:t>
        </w:r>
      </w:ins>
      <w:ins w:id="201" w:author="yw" w:date="2022-03-29T10:29:00Z">
        <w:r w:rsidR="000E6F5D">
          <w:t xml:space="preserve">a </w:t>
        </w:r>
      </w:ins>
      <w:ins w:id="202" w:author="yw" w:date="2022-03-29T10:28:00Z">
        <w:r w:rsidR="000E6F5D">
          <w:t>stimulus-response association</w:t>
        </w:r>
      </w:ins>
      <w:ins w:id="203" w:author="yw" w:date="2022-03-29T10:29:00Z">
        <w:r w:rsidR="000E6F5D">
          <w:t xml:space="preserve"> and </w:t>
        </w:r>
      </w:ins>
      <w:ins w:id="204" w:author="yw" w:date="2022-03-29T10:28:00Z">
        <w:r w:rsidR="000E6F5D">
          <w:t xml:space="preserve">leading to reward as a reinforcer. </w:t>
        </w:r>
      </w:ins>
      <w:ins w:id="205" w:author="yw" w:date="2022-03-29T10:29:00Z">
        <w:r w:rsidR="000E6F5D">
          <w:t xml:space="preserve">It is termed second-order because this is learning </w:t>
        </w:r>
      </w:ins>
      <w:ins w:id="206" w:author="yw" w:date="2022-03-29T10:30:00Z">
        <w:r w:rsidR="000E6F5D">
          <w:t xml:space="preserve">about predictable changes in the environment and </w:t>
        </w:r>
      </w:ins>
      <w:ins w:id="207" w:author="yw" w:date="2022-03-29T10:29:00Z">
        <w:r w:rsidR="000E6F5D">
          <w:t>respond</w:t>
        </w:r>
      </w:ins>
      <w:ins w:id="208" w:author="yw" w:date="2022-03-29T10:30:00Z">
        <w:r w:rsidR="000E6F5D">
          <w:t>ing</w:t>
        </w:r>
      </w:ins>
      <w:ins w:id="209" w:author="yw" w:date="2022-03-29T10:29:00Z">
        <w:r w:rsidR="000E6F5D">
          <w:t xml:space="preserve"> to a change stimulus with a change in </w:t>
        </w:r>
      </w:ins>
      <w:ins w:id="210" w:author="yw" w:date="2022-03-29T10:30:00Z">
        <w:r w:rsidR="000E6F5D">
          <w:t xml:space="preserve">one’s own behavior. </w:t>
        </w:r>
      </w:ins>
      <w:ins w:id="211" w:author="yw" w:date="2022-03-29T10:32:00Z">
        <w:r w:rsidR="000E6F5D">
          <w:t xml:space="preserve">A non-reward stimulus is responded to by inhibiting a </w:t>
        </w:r>
      </w:ins>
      <w:proofErr w:type="spellStart"/>
      <w:ins w:id="212" w:author="yw" w:date="2022-03-29T10:33:00Z">
        <w:r w:rsidR="000E6F5D">
          <w:t>behavioural</w:t>
        </w:r>
        <w:proofErr w:type="spellEnd"/>
        <w:r w:rsidR="000E6F5D">
          <w:t xml:space="preserve"> </w:t>
        </w:r>
      </w:ins>
      <w:ins w:id="213" w:author="yw" w:date="2022-03-29T10:32:00Z">
        <w:r w:rsidR="000E6F5D">
          <w:t>re</w:t>
        </w:r>
      </w:ins>
      <w:ins w:id="214" w:author="yw" w:date="2022-03-29T10:33:00Z">
        <w:r w:rsidR="000E6F5D">
          <w:t xml:space="preserve">sponse. </w:t>
        </w:r>
      </w:ins>
      <w:ins w:id="215" w:author="yw" w:date="2022-03-29T07:03:00Z">
        <w:r w:rsidR="008A2912">
          <w:rPr>
            <w:lang w:val="en-GB"/>
          </w:rPr>
          <w:t>T</w:t>
        </w:r>
      </w:ins>
      <w:del w:id="216" w:author="yw" w:date="2022-03-29T07:03:00Z">
        <w:r w:rsidR="00795B13" w:rsidDel="008A2912">
          <w:rPr>
            <w:lang w:val="en-GB"/>
          </w:rPr>
          <w:delText>t</w:delText>
        </w:r>
      </w:del>
      <w:r w:rsidR="00795B13">
        <w:rPr>
          <w:lang w:val="en-GB"/>
        </w:rPr>
        <w:t xml:space="preserve">he first </w:t>
      </w:r>
      <w:r w:rsidR="00AB33B5">
        <w:rPr>
          <w:lang w:val="en-GB"/>
        </w:rPr>
        <w:t xml:space="preserve">instance of a behaviour leading to a </w:t>
      </w:r>
      <w:r w:rsidR="00795B13">
        <w:rPr>
          <w:lang w:val="en-GB"/>
        </w:rPr>
        <w:t>lack of reward (the error)</w:t>
      </w:r>
      <w:ins w:id="217" w:author="yw" w:date="2022-03-29T07:03:00Z">
        <w:r w:rsidR="008A2912">
          <w:rPr>
            <w:lang w:val="en-GB"/>
          </w:rPr>
          <w:t xml:space="preserve"> is sensed as the stimulus</w:t>
        </w:r>
      </w:ins>
      <w:ins w:id="218" w:author="yw" w:date="2022-03-29T08:14:00Z">
        <w:r w:rsidR="0061155A">
          <w:rPr>
            <w:lang w:val="en-GB"/>
          </w:rPr>
          <w:t xml:space="preserve"> </w:t>
        </w:r>
      </w:ins>
      <w:ins w:id="219" w:author="yw" w:date="2022-03-29T08:33:00Z">
        <w:r w:rsidR="00330C81">
          <w:rPr>
            <w:lang w:val="en-GB"/>
          </w:rPr>
          <w:t xml:space="preserve">that signals the </w:t>
        </w:r>
      </w:ins>
      <w:ins w:id="220" w:author="yw" w:date="2022-03-29T08:42:00Z">
        <w:r w:rsidR="00C36B14">
          <w:rPr>
            <w:lang w:val="en-GB"/>
          </w:rPr>
          <w:t xml:space="preserve">change of </w:t>
        </w:r>
      </w:ins>
      <w:ins w:id="221" w:author="yw" w:date="2022-03-29T08:14:00Z">
        <w:r w:rsidR="0061155A">
          <w:rPr>
            <w:lang w:val="en-GB"/>
          </w:rPr>
          <w:t>envir</w:t>
        </w:r>
      </w:ins>
      <w:ins w:id="222" w:author="yw" w:date="2022-03-29T08:15:00Z">
        <w:r w:rsidR="0061155A">
          <w:rPr>
            <w:lang w:val="en-GB"/>
          </w:rPr>
          <w:t>onmental contingency</w:t>
        </w:r>
      </w:ins>
      <w:ins w:id="223" w:author="yw" w:date="2022-03-29T07:03:00Z">
        <w:r w:rsidR="008A2912">
          <w:rPr>
            <w:lang w:val="en-GB"/>
          </w:rPr>
          <w:t>.</w:t>
        </w:r>
      </w:ins>
      <w:ins w:id="224" w:author="yw" w:date="2022-03-29T08:34:00Z">
        <w:r w:rsidR="00330C81">
          <w:rPr>
            <w:lang w:val="en-GB"/>
          </w:rPr>
          <w:t xml:space="preserve"> On this experience </w:t>
        </w:r>
      </w:ins>
      <w:r w:rsidR="00795B13">
        <w:rPr>
          <w:lang w:val="en-GB"/>
        </w:rPr>
        <w:t xml:space="preserve">, the animal </w:t>
      </w:r>
      <w:del w:id="225" w:author="yw" w:date="2022-03-29T08:34:00Z">
        <w:r w:rsidR="00795B13" w:rsidDel="00330C81">
          <w:rPr>
            <w:lang w:val="en-GB"/>
          </w:rPr>
          <w:delText xml:space="preserve">will </w:delText>
        </w:r>
      </w:del>
      <w:ins w:id="226" w:author="yw" w:date="2022-03-29T08:42:00Z">
        <w:r w:rsidR="00C36B14">
          <w:rPr>
            <w:lang w:val="en-GB"/>
          </w:rPr>
          <w:t xml:space="preserve">inhibits its previously successful action and </w:t>
        </w:r>
      </w:ins>
      <w:r w:rsidR="00795B13">
        <w:rPr>
          <w:lang w:val="en-GB"/>
        </w:rPr>
        <w:t>change</w:t>
      </w:r>
      <w:ins w:id="227" w:author="yw" w:date="2022-03-29T08:34:00Z">
        <w:r w:rsidR="00330C81">
          <w:rPr>
            <w:lang w:val="en-GB"/>
          </w:rPr>
          <w:t>s</w:t>
        </w:r>
      </w:ins>
      <w:r w:rsidR="00795B13">
        <w:rPr>
          <w:lang w:val="en-GB"/>
        </w:rPr>
        <w:t xml:space="preserve"> </w:t>
      </w:r>
      <w:del w:id="228" w:author="yw" w:date="2022-03-29T08:43:00Z">
        <w:r w:rsidR="00795B13" w:rsidDel="00C36B14">
          <w:rPr>
            <w:lang w:val="en-GB"/>
          </w:rPr>
          <w:delText xml:space="preserve">its actions and </w:delText>
        </w:r>
      </w:del>
      <w:ins w:id="229" w:author="yw" w:date="2022-03-29T08:43:00Z">
        <w:r w:rsidR="00C36B14">
          <w:rPr>
            <w:lang w:val="en-GB"/>
          </w:rPr>
          <w:t xml:space="preserve">to </w:t>
        </w:r>
      </w:ins>
      <w:r w:rsidR="00795B13">
        <w:rPr>
          <w:lang w:val="en-GB"/>
        </w:rPr>
        <w:t xml:space="preserve">exclusively respond to the other stimulus </w:t>
      </w:r>
      <w:ins w:id="230" w:author="yw" w:date="2022-03-29T08:43:00Z">
        <w:r w:rsidR="00C36B14">
          <w:rPr>
            <w:lang w:val="en-GB"/>
          </w:rPr>
          <w:t xml:space="preserve">that </w:t>
        </w:r>
      </w:ins>
      <w:del w:id="231" w:author="yw" w:date="2022-03-29T08:43:00Z">
        <w:r w:rsidR="00795B13" w:rsidDel="00C36B14">
          <w:rPr>
            <w:lang w:val="en-GB"/>
          </w:rPr>
          <w:delText xml:space="preserve">which </w:delText>
        </w:r>
      </w:del>
      <w:r w:rsidR="00795B13">
        <w:rPr>
          <w:lang w:val="en-GB"/>
        </w:rPr>
        <w:t xml:space="preserve">is now paired with </w:t>
      </w:r>
      <w:del w:id="232" w:author="yw" w:date="2022-03-29T08:43:00Z">
        <w:r w:rsidR="00795B13" w:rsidDel="00C36B14">
          <w:rPr>
            <w:lang w:val="en-GB"/>
          </w:rPr>
          <w:delText xml:space="preserve">a </w:delText>
        </w:r>
      </w:del>
      <w:r w:rsidR="00795B13">
        <w:rPr>
          <w:lang w:val="en-GB"/>
        </w:rPr>
        <w:t>reward.</w:t>
      </w:r>
    </w:p>
    <w:p w14:paraId="6056DE4F" w14:textId="77777777" w:rsidR="00DB24AB" w:rsidRDefault="00DB24AB">
      <w:pPr>
        <w:pStyle w:val="Textkrper"/>
        <w:spacing w:before="0" w:after="100" w:afterAutospacing="1"/>
        <w:rPr>
          <w:ins w:id="233" w:author="yw" w:date="2022-03-29T09:36:00Z"/>
          <w:lang w:val="en-GB"/>
        </w:rPr>
        <w:pPrChange w:id="234" w:author="yw" w:date="2022-03-29T10:55:00Z">
          <w:pPr>
            <w:pStyle w:val="Textkrper"/>
            <w:spacing w:line="360" w:lineRule="auto"/>
          </w:pPr>
        </w:pPrChange>
      </w:pPr>
    </w:p>
    <w:p w14:paraId="0EB758AC" w14:textId="77777777" w:rsidR="00DB24AB" w:rsidRDefault="00DB24AB">
      <w:pPr>
        <w:pStyle w:val="Textkrper"/>
        <w:spacing w:before="0" w:after="100" w:afterAutospacing="1"/>
        <w:rPr>
          <w:ins w:id="235" w:author="yw" w:date="2022-03-29T09:36:00Z"/>
          <w:lang w:val="en-GB"/>
        </w:rPr>
        <w:pPrChange w:id="236" w:author="yw" w:date="2022-03-29T10:55:00Z">
          <w:pPr>
            <w:pStyle w:val="Textkrper"/>
            <w:spacing w:line="360" w:lineRule="auto"/>
          </w:pPr>
        </w:pPrChange>
      </w:pPr>
      <w:ins w:id="237" w:author="yw" w:date="2022-03-29T09:36:00Z">
        <w:r>
          <w:rPr>
            <w:lang w:val="en-GB"/>
          </w:rPr>
          <w:t>[I wonder if we should somewhere place this short paragraph. Maybe it should come somewhere after reversal learning has been introduced.]</w:t>
        </w:r>
      </w:ins>
    </w:p>
    <w:p w14:paraId="2AD1878B" w14:textId="4F221880" w:rsidR="00DB24AB" w:rsidRDefault="00DB24AB">
      <w:pPr>
        <w:pStyle w:val="Textkrper"/>
        <w:spacing w:before="0" w:after="100" w:afterAutospacing="1"/>
        <w:rPr>
          <w:ins w:id="238" w:author="yw" w:date="2022-03-29T10:34:00Z"/>
          <w:lang w:val="en-GB"/>
        </w:rPr>
        <w:pPrChange w:id="239" w:author="yw" w:date="2022-03-29T10:55:00Z">
          <w:pPr>
            <w:pStyle w:val="Textkrper"/>
            <w:spacing w:before="0" w:after="0"/>
          </w:pPr>
        </w:pPrChange>
      </w:pPr>
      <w:ins w:id="240" w:author="yw" w:date="2022-03-29T09:36:00Z">
        <w:r>
          <w:rPr>
            <w:lang w:val="en-GB"/>
          </w:rPr>
          <w:t xml:space="preserve">Especially flower visitors may often experience reversal situations in their natural environment. </w:t>
        </w:r>
      </w:ins>
      <w:ins w:id="241" w:author="yw" w:date="2022-03-29T10:35:00Z">
        <w:r w:rsidR="00EE7CD6">
          <w:rPr>
            <w:lang w:val="en-GB"/>
          </w:rPr>
          <w:t xml:space="preserve">A </w:t>
        </w:r>
      </w:ins>
      <w:ins w:id="242" w:author="yw" w:date="2022-03-29T09:36:00Z">
        <w:r>
          <w:rPr>
            <w:lang w:val="en-GB"/>
          </w:rPr>
          <w:t xml:space="preserve">flower full of nectar may remain rewarding for multiple visits before it is empty. The flower visitor should then seek another flower. However, at a later time point, when ongoing secretion has replenished nectar, a previously visited flower is rewarding again. </w:t>
        </w:r>
      </w:ins>
    </w:p>
    <w:p w14:paraId="201E46AC" w14:textId="77777777" w:rsidR="000E6F5D" w:rsidRDefault="000E6F5D">
      <w:pPr>
        <w:pStyle w:val="Textkrper"/>
        <w:spacing w:before="0" w:after="100" w:afterAutospacing="1"/>
        <w:rPr>
          <w:ins w:id="243" w:author="yw" w:date="2022-03-29T09:36:00Z"/>
          <w:lang w:val="en-GB"/>
        </w:rPr>
        <w:pPrChange w:id="244" w:author="yw" w:date="2022-03-29T10:55:00Z">
          <w:pPr>
            <w:pStyle w:val="Textkrper"/>
            <w:spacing w:line="360" w:lineRule="auto"/>
          </w:pPr>
        </w:pPrChange>
      </w:pPr>
    </w:p>
    <w:p w14:paraId="7A2CF32E" w14:textId="77777777" w:rsidR="000E6F5D" w:rsidRDefault="00795B13">
      <w:pPr>
        <w:pStyle w:val="Textkrper"/>
        <w:spacing w:before="0" w:after="100" w:afterAutospacing="1"/>
        <w:rPr>
          <w:ins w:id="245" w:author="yw" w:date="2022-03-29T10:34:00Z"/>
          <w:lang w:val="en-GB"/>
        </w:rPr>
        <w:pPrChange w:id="246" w:author="yw" w:date="2022-03-29T10:55:00Z">
          <w:pPr>
            <w:pStyle w:val="Textkrper"/>
            <w:spacing w:before="0" w:after="0"/>
          </w:pPr>
        </w:pPrChange>
      </w:pPr>
      <w:r>
        <w:rPr>
          <w:lang w:val="en-GB"/>
        </w:rPr>
        <w:lastRenderedPageBreak/>
        <w:t xml:space="preserve">Animals are rarely, if ever, so </w:t>
      </w:r>
      <w:r w:rsidR="00C8129A">
        <w:rPr>
          <w:lang w:val="en-GB"/>
        </w:rPr>
        <w:t>finely-tuned</w:t>
      </w:r>
      <w:r w:rsidR="00623C30">
        <w:rPr>
          <w:lang w:val="en-GB"/>
        </w:rPr>
        <w:t xml:space="preserve"> in their behavio</w:t>
      </w:r>
      <w:r w:rsidR="002963D1">
        <w:rPr>
          <w:lang w:val="en-GB"/>
        </w:rPr>
        <w:t>u</w:t>
      </w:r>
      <w:r w:rsidR="00623C30">
        <w:rPr>
          <w:lang w:val="en-GB"/>
        </w:rPr>
        <w:t>rs</w:t>
      </w:r>
      <w:r>
        <w:rPr>
          <w:lang w:val="en-GB"/>
        </w:rPr>
        <w:t xml:space="preserve"> in real life. Large and deterministic changes are uncommon in nature and more gradual shifts in behaviour may be better suited to natural environmental changes. </w:t>
      </w:r>
    </w:p>
    <w:p w14:paraId="104D0993" w14:textId="77777777" w:rsidR="000E6F5D" w:rsidRDefault="000E6F5D">
      <w:pPr>
        <w:pStyle w:val="Textkrper"/>
        <w:spacing w:before="0" w:after="100" w:afterAutospacing="1"/>
        <w:rPr>
          <w:ins w:id="247" w:author="yw" w:date="2022-03-29T10:34:00Z"/>
          <w:lang w:val="en-GB"/>
        </w:rPr>
        <w:pPrChange w:id="248" w:author="yw" w:date="2022-03-29T10:55:00Z">
          <w:pPr>
            <w:pStyle w:val="Textkrper"/>
            <w:spacing w:before="0" w:after="0"/>
          </w:pPr>
        </w:pPrChange>
      </w:pPr>
    </w:p>
    <w:p w14:paraId="7F44BEE3" w14:textId="7A50FED4" w:rsidR="00C17A43" w:rsidRDefault="00FC5841">
      <w:pPr>
        <w:pStyle w:val="Textkrper"/>
        <w:spacing w:before="0" w:after="100" w:afterAutospacing="1"/>
        <w:rPr>
          <w:lang w:val="en-GB"/>
        </w:rPr>
        <w:pPrChange w:id="249" w:author="yw" w:date="2022-03-29T10:55:00Z">
          <w:pPr>
            <w:pStyle w:val="Textkrper"/>
            <w:spacing w:line="360" w:lineRule="auto"/>
          </w:pPr>
        </w:pPrChange>
      </w:pPr>
      <w:r>
        <w:rPr>
          <w:lang w:val="en-GB"/>
        </w:rPr>
        <w:t xml:space="preserve">For this reason, win-stay lose-shift </w:t>
      </w:r>
      <w:r w:rsidR="003F6709">
        <w:rPr>
          <w:lang w:val="en-GB"/>
        </w:rPr>
        <w:t xml:space="preserve">in practice means an animal will repeat the behaviour that produces a reward after one or a few experiences of reward, and switch to another behavioural response after one or a few </w:t>
      </w:r>
      <w:r w:rsidR="00AB33B5">
        <w:rPr>
          <w:lang w:val="en-GB"/>
        </w:rPr>
        <w:t xml:space="preserve">errors leading to </w:t>
      </w:r>
      <w:r w:rsidR="003F6709">
        <w:rPr>
          <w:lang w:val="en-GB"/>
        </w:rPr>
        <w:t xml:space="preserve">experiences of no reward. </w:t>
      </w:r>
      <w:r w:rsidR="00795B13">
        <w:rPr>
          <w:lang w:val="en-GB"/>
        </w:rPr>
        <w:t xml:space="preserve">Errors in reversal learning tasks are common </w:t>
      </w:r>
      <w:r w:rsidR="00795B13" w:rsidRPr="00D5462D">
        <w:rPr>
          <w:highlight w:val="lightGray"/>
          <w:lang w:val="en-GB"/>
          <w:rPrChange w:id="250" w:author="yw" w:date="2022-03-29T09:25:00Z">
            <w:rPr>
              <w:lang w:val="en-GB"/>
            </w:rPr>
          </w:rPrChange>
        </w:rPr>
        <w:t>and can occur in different ways. An animal can perseve</w:t>
      </w:r>
      <w:r w:rsidR="00623C30" w:rsidRPr="00D5462D">
        <w:rPr>
          <w:highlight w:val="lightGray"/>
          <w:lang w:val="en-GB"/>
          <w:rPrChange w:id="251" w:author="yw" w:date="2022-03-29T09:25:00Z">
            <w:rPr>
              <w:lang w:val="en-GB"/>
            </w:rPr>
          </w:rPrChange>
        </w:rPr>
        <w:t>re,</w:t>
      </w:r>
      <w:r w:rsidR="00795B13" w:rsidRPr="00D5462D">
        <w:rPr>
          <w:highlight w:val="lightGray"/>
          <w:lang w:val="en-GB"/>
          <w:rPrChange w:id="252" w:author="yw" w:date="2022-03-29T09:25:00Z">
            <w:rPr>
              <w:lang w:val="en-GB"/>
            </w:rPr>
          </w:rPrChange>
        </w:rPr>
        <w:t xml:space="preserve"> continu</w:t>
      </w:r>
      <w:r w:rsidR="00623C30" w:rsidRPr="00D5462D">
        <w:rPr>
          <w:highlight w:val="lightGray"/>
          <w:lang w:val="en-GB"/>
          <w:rPrChange w:id="253" w:author="yw" w:date="2022-03-29T09:25:00Z">
            <w:rPr>
              <w:lang w:val="en-GB"/>
            </w:rPr>
          </w:rPrChange>
        </w:rPr>
        <w:t>ing</w:t>
      </w:r>
      <w:r w:rsidR="00795B13" w:rsidRPr="00D5462D">
        <w:rPr>
          <w:highlight w:val="lightGray"/>
          <w:lang w:val="en-GB"/>
          <w:rPrChange w:id="254" w:author="yw" w:date="2022-03-29T09:25:00Z">
            <w:rPr>
              <w:lang w:val="en-GB"/>
            </w:rPr>
          </w:rPrChange>
        </w:rPr>
        <w:t xml:space="preserve"> to choose a non-rewarding cue after the reversal has occurred</w:t>
      </w:r>
      <w:r w:rsidR="008E6BC7" w:rsidRPr="00D5462D">
        <w:rPr>
          <w:highlight w:val="lightGray"/>
          <w:lang w:val="en-GB"/>
          <w:rPrChange w:id="255" w:author="yw" w:date="2022-03-29T09:25:00Z">
            <w:rPr>
              <w:lang w:val="en-GB"/>
            </w:rPr>
          </w:rPrChange>
        </w:rPr>
        <w:t>;</w:t>
      </w:r>
      <w:r w:rsidR="00795B13" w:rsidRPr="00D5462D">
        <w:rPr>
          <w:highlight w:val="lightGray"/>
          <w:lang w:val="en-GB"/>
          <w:rPrChange w:id="256" w:author="yw" w:date="2022-03-29T09:25:00Z">
            <w:rPr>
              <w:lang w:val="en-GB"/>
            </w:rPr>
          </w:rPrChange>
        </w:rPr>
        <w:t xml:space="preserve"> or </w:t>
      </w:r>
      <w:r w:rsidR="008E6BC7" w:rsidRPr="00D5462D">
        <w:rPr>
          <w:highlight w:val="lightGray"/>
          <w:lang w:val="en-GB"/>
          <w:rPrChange w:id="257" w:author="yw" w:date="2022-03-29T09:25:00Z">
            <w:rPr>
              <w:lang w:val="en-GB"/>
            </w:rPr>
          </w:rPrChange>
        </w:rPr>
        <w:t>the animal</w:t>
      </w:r>
      <w:r w:rsidR="00C00276" w:rsidRPr="00D5462D">
        <w:rPr>
          <w:highlight w:val="lightGray"/>
          <w:lang w:val="en-GB"/>
          <w:rPrChange w:id="258" w:author="yw" w:date="2022-03-29T09:25:00Z">
            <w:rPr>
              <w:lang w:val="en-GB"/>
            </w:rPr>
          </w:rPrChange>
        </w:rPr>
        <w:t xml:space="preserve"> </w:t>
      </w:r>
      <w:r w:rsidR="00795B13" w:rsidRPr="00D5462D">
        <w:rPr>
          <w:highlight w:val="lightGray"/>
          <w:lang w:val="en-GB"/>
          <w:rPrChange w:id="259" w:author="yw" w:date="2022-03-29T09:25:00Z">
            <w:rPr>
              <w:lang w:val="en-GB"/>
            </w:rPr>
          </w:rPrChange>
        </w:rPr>
        <w:t xml:space="preserve">can make anticipatory </w:t>
      </w:r>
      <w:commentRangeStart w:id="260"/>
      <w:r w:rsidR="00795B13" w:rsidRPr="00D5462D">
        <w:rPr>
          <w:highlight w:val="lightGray"/>
          <w:lang w:val="en-GB"/>
          <w:rPrChange w:id="261" w:author="yw" w:date="2022-03-29T09:25:00Z">
            <w:rPr>
              <w:lang w:val="en-GB"/>
            </w:rPr>
          </w:rPrChange>
        </w:rPr>
        <w:t>errors</w:t>
      </w:r>
      <w:commentRangeEnd w:id="260"/>
      <w:r w:rsidR="00BE7783" w:rsidRPr="00D5462D">
        <w:rPr>
          <w:rStyle w:val="Kommentarzeichen"/>
          <w:highlight w:val="lightGray"/>
          <w:rPrChange w:id="262" w:author="yw" w:date="2022-03-29T09:25:00Z">
            <w:rPr>
              <w:rStyle w:val="Kommentarzeichen"/>
            </w:rPr>
          </w:rPrChange>
        </w:rPr>
        <w:commentReference w:id="260"/>
      </w:r>
      <w:r w:rsidR="00623C30" w:rsidRPr="00D5462D">
        <w:rPr>
          <w:highlight w:val="lightGray"/>
          <w:lang w:val="en-GB"/>
          <w:rPrChange w:id="263" w:author="yw" w:date="2022-03-29T09:25:00Z">
            <w:rPr>
              <w:lang w:val="en-GB"/>
            </w:rPr>
          </w:rPrChange>
        </w:rPr>
        <w:t>,</w:t>
      </w:r>
      <w:r w:rsidR="00795B13" w:rsidRPr="00D5462D">
        <w:rPr>
          <w:highlight w:val="lightGray"/>
          <w:lang w:val="en-GB"/>
          <w:rPrChange w:id="264" w:author="yw" w:date="2022-03-29T09:25:00Z">
            <w:rPr>
              <w:lang w:val="en-GB"/>
            </w:rPr>
          </w:rPrChange>
        </w:rPr>
        <w:t xml:space="preserve"> changing </w:t>
      </w:r>
      <w:ins w:id="265" w:author="yw" w:date="2022-03-29T06:14:00Z">
        <w:r w:rsidR="007268CD" w:rsidRPr="00D5462D">
          <w:rPr>
            <w:highlight w:val="lightGray"/>
            <w:lang w:val="en-GB"/>
            <w:rPrChange w:id="266" w:author="yw" w:date="2022-03-29T09:25:00Z">
              <w:rPr>
                <w:lang w:val="en-GB"/>
              </w:rPr>
            </w:rPrChange>
          </w:rPr>
          <w:t xml:space="preserve">its </w:t>
        </w:r>
      </w:ins>
      <w:del w:id="267" w:author="yw" w:date="2022-03-29T06:14:00Z">
        <w:r w:rsidR="00795B13" w:rsidRPr="00D5462D" w:rsidDel="007268CD">
          <w:rPr>
            <w:highlight w:val="lightGray"/>
            <w:lang w:val="en-GB"/>
            <w:rPrChange w:id="268" w:author="yw" w:date="2022-03-29T09:25:00Z">
              <w:rPr>
                <w:lang w:val="en-GB"/>
              </w:rPr>
            </w:rPrChange>
          </w:rPr>
          <w:delText xml:space="preserve">their </w:delText>
        </w:r>
      </w:del>
      <w:r w:rsidR="00795B13" w:rsidRPr="00D5462D">
        <w:rPr>
          <w:highlight w:val="lightGray"/>
          <w:lang w:val="en-GB"/>
          <w:rPrChange w:id="269" w:author="yw" w:date="2022-03-29T09:25:00Z">
            <w:rPr>
              <w:lang w:val="en-GB"/>
            </w:rPr>
          </w:rPrChange>
        </w:rPr>
        <w:t xml:space="preserve">behaviour and choosing the other cue before a reversal has occurred. Progressive ‘improvement’ in this task, where an animal makes fewer and fewer errors </w:t>
      </w:r>
      <w:r w:rsidR="00745577" w:rsidRPr="00D5462D">
        <w:rPr>
          <w:highlight w:val="lightGray"/>
          <w:lang w:val="en-GB"/>
          <w:rPrChange w:id="270" w:author="yw" w:date="2022-03-29T09:25:00Z">
            <w:rPr>
              <w:lang w:val="en-GB"/>
            </w:rPr>
          </w:rPrChange>
        </w:rPr>
        <w:t>of either type</w:t>
      </w:r>
      <w:ins w:id="271" w:author="yw" w:date="2022-03-29T08:49:00Z">
        <w:r w:rsidR="00BE7783" w:rsidRPr="00D5462D">
          <w:rPr>
            <w:highlight w:val="lightGray"/>
            <w:lang w:val="en-GB"/>
            <w:rPrChange w:id="272" w:author="yw" w:date="2022-03-29T09:25:00Z">
              <w:rPr>
                <w:lang w:val="en-GB"/>
              </w:rPr>
            </w:rPrChange>
          </w:rPr>
          <w:t xml:space="preserve"> [No, I do not think that both types of errors can be explained by the same mechanism.]</w:t>
        </w:r>
      </w:ins>
      <w:r w:rsidR="00745577" w:rsidRPr="00D5462D">
        <w:rPr>
          <w:highlight w:val="lightGray"/>
          <w:lang w:val="en-GB"/>
          <w:rPrChange w:id="273" w:author="yw" w:date="2022-03-29T09:25:00Z">
            <w:rPr>
              <w:lang w:val="en-GB"/>
            </w:rPr>
          </w:rPrChange>
        </w:rPr>
        <w:t xml:space="preserve"> </w:t>
      </w:r>
      <w:r w:rsidR="00795B13" w:rsidRPr="00D5462D">
        <w:rPr>
          <w:highlight w:val="lightGray"/>
          <w:lang w:val="en-GB"/>
          <w:rPrChange w:id="274" w:author="yw" w:date="2022-03-29T09:25:00Z">
            <w:rPr>
              <w:lang w:val="en-GB"/>
            </w:rPr>
          </w:rPrChange>
        </w:rPr>
        <w:t xml:space="preserve">per reversal is indication </w:t>
      </w:r>
      <w:r w:rsidR="0052238C" w:rsidRPr="00D5462D">
        <w:rPr>
          <w:highlight w:val="lightGray"/>
          <w:lang w:val="en-GB"/>
          <w:rPrChange w:id="275" w:author="yw" w:date="2022-03-29T09:25:00Z">
            <w:rPr>
              <w:lang w:val="en-GB"/>
            </w:rPr>
          </w:rPrChange>
        </w:rPr>
        <w:t>that higher-order learning</w:t>
      </w:r>
      <w:r w:rsidR="00795B13" w:rsidRPr="00D5462D">
        <w:rPr>
          <w:highlight w:val="lightGray"/>
          <w:lang w:val="en-GB"/>
          <w:rPrChange w:id="276" w:author="yw" w:date="2022-03-29T09:25:00Z">
            <w:rPr>
              <w:lang w:val="en-GB"/>
            </w:rPr>
          </w:rPrChange>
        </w:rPr>
        <w:t xml:space="preserve">, </w:t>
      </w:r>
      <w:commentRangeStart w:id="277"/>
      <w:r w:rsidR="00795B13" w:rsidRPr="00D5462D">
        <w:rPr>
          <w:highlight w:val="lightGray"/>
          <w:lang w:val="en-GB"/>
          <w:rPrChange w:id="278" w:author="yw" w:date="2022-03-29T09:25:00Z">
            <w:rPr>
              <w:lang w:val="en-GB"/>
            </w:rPr>
          </w:rPrChange>
        </w:rPr>
        <w:t>or</w:t>
      </w:r>
      <w:commentRangeEnd w:id="277"/>
      <w:r w:rsidR="00C36B14" w:rsidRPr="00D5462D">
        <w:rPr>
          <w:rStyle w:val="Kommentarzeichen"/>
          <w:highlight w:val="lightGray"/>
          <w:rPrChange w:id="279" w:author="yw" w:date="2022-03-29T09:25:00Z">
            <w:rPr>
              <w:rStyle w:val="Kommentarzeichen"/>
            </w:rPr>
          </w:rPrChange>
        </w:rPr>
        <w:commentReference w:id="277"/>
      </w:r>
      <w:r w:rsidR="00795B13" w:rsidRPr="00D5462D">
        <w:rPr>
          <w:highlight w:val="lightGray"/>
          <w:lang w:val="en-GB"/>
          <w:rPrChange w:id="280" w:author="yw" w:date="2022-03-29T09:25:00Z">
            <w:rPr>
              <w:lang w:val="en-GB"/>
            </w:rPr>
          </w:rPrChange>
        </w:rPr>
        <w:t xml:space="preserve"> ‘learning to learn’</w:t>
      </w:r>
      <w:r w:rsidR="0052238C" w:rsidRPr="00D5462D">
        <w:rPr>
          <w:highlight w:val="lightGray"/>
          <w:lang w:val="en-GB"/>
          <w:rPrChange w:id="281" w:author="yw" w:date="2022-03-29T09:25:00Z">
            <w:rPr>
              <w:lang w:val="en-GB"/>
            </w:rPr>
          </w:rPrChange>
        </w:rPr>
        <w:t xml:space="preserve">, is occurring </w:t>
      </w:r>
      <w:r w:rsidR="00795B13" w:rsidRPr="00D5462D">
        <w:rPr>
          <w:highlight w:val="lightGray"/>
          <w:lang w:val="en-GB"/>
          <w:rPrChange w:id="282" w:author="yw" w:date="2022-03-29T09:25:00Z">
            <w:rPr>
              <w:lang w:val="en-GB"/>
            </w:rPr>
          </w:rPrChange>
        </w:rPr>
        <w:t>(</w:t>
      </w:r>
      <w:proofErr w:type="spellStart"/>
      <w:r w:rsidR="00795B13" w:rsidRPr="00D5462D">
        <w:rPr>
          <w:highlight w:val="lightGray"/>
          <w:lang w:val="en-GB"/>
          <w:rPrChange w:id="283" w:author="yw" w:date="2022-03-29T09:25:00Z">
            <w:rPr>
              <w:lang w:val="en-GB"/>
            </w:rPr>
          </w:rPrChange>
        </w:rPr>
        <w:t>Shettleworth</w:t>
      </w:r>
      <w:proofErr w:type="spellEnd"/>
      <w:r w:rsidR="003655CD" w:rsidRPr="00D5462D">
        <w:rPr>
          <w:highlight w:val="lightGray"/>
          <w:lang w:val="en-GB"/>
          <w:rPrChange w:id="284" w:author="yw" w:date="2022-03-29T09:25:00Z">
            <w:rPr>
              <w:lang w:val="en-GB"/>
            </w:rPr>
          </w:rPrChange>
        </w:rPr>
        <w:t>,</w:t>
      </w:r>
      <w:r w:rsidR="00795B13" w:rsidRPr="00D5462D">
        <w:rPr>
          <w:highlight w:val="lightGray"/>
          <w:lang w:val="en-GB"/>
          <w:rPrChange w:id="285" w:author="yw" w:date="2022-03-29T09:25:00Z">
            <w:rPr>
              <w:lang w:val="en-GB"/>
            </w:rPr>
          </w:rPrChange>
        </w:rPr>
        <w:t xml:space="preserve"> 2010</w:t>
      </w:r>
      <w:r w:rsidR="00FC2B95" w:rsidRPr="00D5462D">
        <w:rPr>
          <w:highlight w:val="lightGray"/>
          <w:lang w:val="en-GB"/>
          <w:rPrChange w:id="286" w:author="yw" w:date="2022-03-29T09:25:00Z">
            <w:rPr>
              <w:lang w:val="en-GB"/>
            </w:rPr>
          </w:rPrChange>
        </w:rPr>
        <w:t>b</w:t>
      </w:r>
      <w:del w:id="287" w:author="yw" w:date="2022-03-29T08:53:00Z">
        <w:r w:rsidR="00795B13" w:rsidRPr="00D5462D" w:rsidDel="00BE7783">
          <w:rPr>
            <w:highlight w:val="lightGray"/>
            <w:lang w:val="en-GB"/>
            <w:rPrChange w:id="288" w:author="yw" w:date="2022-03-29T09:25:00Z">
              <w:rPr>
                <w:lang w:val="en-GB"/>
              </w:rPr>
            </w:rPrChange>
          </w:rPr>
          <w:delText>)</w:delText>
        </w:r>
      </w:del>
      <w:r w:rsidR="00795B13" w:rsidRPr="00D5462D">
        <w:rPr>
          <w:highlight w:val="lightGray"/>
          <w:lang w:val="en-GB"/>
          <w:rPrChange w:id="289" w:author="yw" w:date="2022-03-29T09:25:00Z">
            <w:rPr>
              <w:lang w:val="en-GB"/>
            </w:rPr>
          </w:rPrChange>
        </w:rPr>
        <w:t>.</w:t>
      </w:r>
    </w:p>
    <w:p w14:paraId="5E00CE71" w14:textId="5CD4E25E" w:rsidR="00C17A43" w:rsidRDefault="00795B13">
      <w:pPr>
        <w:pStyle w:val="Textkrper"/>
        <w:spacing w:before="0" w:after="100" w:afterAutospacing="1"/>
        <w:rPr>
          <w:lang w:val="en-GB"/>
        </w:rPr>
        <w:pPrChange w:id="290" w:author="yw" w:date="2022-03-29T10:55:00Z">
          <w:pPr>
            <w:pStyle w:val="Textkrper"/>
            <w:spacing w:line="360" w:lineRule="auto"/>
          </w:pPr>
        </w:pPrChange>
      </w:pPr>
      <w:r>
        <w:rPr>
          <w:lang w:val="en-GB"/>
        </w:rPr>
        <w:t>To investigate the flexibility of responding to depleting food locations we carried out a serial reversal learning task with</w:t>
      </w:r>
      <w:r w:rsidR="00AD79CE">
        <w:rPr>
          <w:lang w:val="en-GB"/>
        </w:rPr>
        <w:t xml:space="preserve"> </w:t>
      </w:r>
      <w:proofErr w:type="spellStart"/>
      <w:r w:rsidR="00AD79CE">
        <w:rPr>
          <w:lang w:val="en-GB"/>
        </w:rPr>
        <w:t>Commissaris’s</w:t>
      </w:r>
      <w:proofErr w:type="spellEnd"/>
      <w:r w:rsidR="00AD79CE">
        <w:rPr>
          <w:lang w:val="en-GB"/>
        </w:rPr>
        <w:t xml:space="preserve"> long-tongued bat, (</w:t>
      </w:r>
      <w:proofErr w:type="spellStart"/>
      <w:r w:rsidR="00AD79CE">
        <w:rPr>
          <w:i/>
          <w:iCs/>
          <w:lang w:val="en-GB"/>
        </w:rPr>
        <w:t>Glossophaga</w:t>
      </w:r>
      <w:proofErr w:type="spellEnd"/>
      <w:r w:rsidR="00AD79CE">
        <w:rPr>
          <w:i/>
          <w:iCs/>
          <w:lang w:val="en-GB"/>
        </w:rPr>
        <w:t xml:space="preserve"> </w:t>
      </w:r>
      <w:proofErr w:type="spellStart"/>
      <w:r w:rsidR="00AD79CE">
        <w:rPr>
          <w:i/>
          <w:iCs/>
          <w:lang w:val="en-GB"/>
        </w:rPr>
        <w:t>commissarisi</w:t>
      </w:r>
      <w:proofErr w:type="spellEnd"/>
      <w:r w:rsidR="00AD79CE">
        <w:rPr>
          <w:lang w:val="en-GB"/>
        </w:rPr>
        <w:t>), which primarily feeds on flower nectar</w:t>
      </w:r>
      <w:r w:rsidR="00500460">
        <w:rPr>
          <w:lang w:val="en-GB"/>
        </w:rPr>
        <w:t xml:space="preserve">. </w:t>
      </w:r>
      <w:r>
        <w:rPr>
          <w:lang w:val="en-GB"/>
        </w:rPr>
        <w:t xml:space="preserve">The bats were given two potentially rewarding options to choose between. </w:t>
      </w:r>
      <w:r w:rsidR="00AD79CE">
        <w:rPr>
          <w:lang w:val="en-GB"/>
        </w:rPr>
        <w:t>The two options were separated in space and their sp</w:t>
      </w:r>
      <w:r w:rsidR="001475A3">
        <w:rPr>
          <w:lang w:val="en-GB"/>
        </w:rPr>
        <w:t xml:space="preserve">atial location was the cue to indicate their reward properties at any moment. </w:t>
      </w:r>
      <w:r w:rsidR="001475A3">
        <w:rPr>
          <w:i/>
          <w:iCs/>
          <w:lang w:val="en-GB"/>
        </w:rPr>
        <w:t xml:space="preserve">G. </w:t>
      </w:r>
      <w:proofErr w:type="spellStart"/>
      <w:r w:rsidR="001475A3">
        <w:rPr>
          <w:i/>
          <w:iCs/>
          <w:lang w:val="en-GB"/>
        </w:rPr>
        <w:t>commissarisi</w:t>
      </w:r>
      <w:proofErr w:type="spellEnd"/>
      <w:r w:rsidR="001475A3">
        <w:rPr>
          <w:lang w:val="en-GB"/>
        </w:rPr>
        <w:t xml:space="preserve"> is known to have excellent spatial memory (Thiele and Winter, 2005) so no other cue was necessary. </w:t>
      </w:r>
      <w:r>
        <w:rPr>
          <w:lang w:val="en-GB"/>
        </w:rPr>
        <w:t>At the start of the night, only one of the options was rewarding, the ‘S+’ option and the other was not rewarding, the ‘S-’ option. After a certain number of visits had been made by the bats, the reward contingencies reversed without any signal or cue to the bats: the previously rewarding option was now unrewarding and the previously unrewarding option was rewarding, and this reversal happened five times in a night.</w:t>
      </w:r>
    </w:p>
    <w:p w14:paraId="407B8200" w14:textId="4D4D38BA" w:rsidR="009A412F" w:rsidRDefault="00795B13">
      <w:pPr>
        <w:pStyle w:val="Textkrper"/>
        <w:spacing w:before="0" w:after="100" w:afterAutospacing="1"/>
        <w:rPr>
          <w:ins w:id="291" w:author="yw" w:date="2022-03-29T06:21:00Z"/>
          <w:lang w:val="en-GB"/>
        </w:rPr>
        <w:pPrChange w:id="292" w:author="yw" w:date="2022-03-29T10:55:00Z">
          <w:pPr>
            <w:pStyle w:val="Textkrper"/>
            <w:spacing w:line="360" w:lineRule="auto"/>
          </w:pPr>
        </w:pPrChange>
      </w:pPr>
      <w:r>
        <w:rPr>
          <w:lang w:val="en-GB"/>
        </w:rPr>
        <w:t>Our aim</w:t>
      </w:r>
      <w:del w:id="293" w:author="yw" w:date="2022-03-29T06:17:00Z">
        <w:r w:rsidDel="009A412F">
          <w:rPr>
            <w:lang w:val="en-GB"/>
          </w:rPr>
          <w:delText>s</w:delText>
        </w:r>
      </w:del>
      <w:r>
        <w:rPr>
          <w:lang w:val="en-GB"/>
        </w:rPr>
        <w:t xml:space="preserve"> with this experiment w</w:t>
      </w:r>
      <w:ins w:id="294" w:author="yw" w:date="2022-03-29T06:17:00Z">
        <w:r w:rsidR="009A412F">
          <w:rPr>
            <w:lang w:val="en-GB"/>
          </w:rPr>
          <w:t>as</w:t>
        </w:r>
      </w:ins>
      <w:del w:id="295" w:author="yw" w:date="2022-03-29T06:17:00Z">
        <w:r w:rsidDel="009A412F">
          <w:rPr>
            <w:lang w:val="en-GB"/>
          </w:rPr>
          <w:delText>ere</w:delText>
        </w:r>
      </w:del>
      <w:r>
        <w:rPr>
          <w:lang w:val="en-GB"/>
        </w:rPr>
        <w:t xml:space="preserve"> as follows. </w:t>
      </w:r>
      <w:ins w:id="296" w:author="yw" w:date="2022-03-29T06:18:00Z">
        <w:r w:rsidR="009A412F">
          <w:rPr>
            <w:lang w:val="en-GB"/>
          </w:rPr>
          <w:t xml:space="preserve">It is well known that </w:t>
        </w:r>
      </w:ins>
      <w:del w:id="297" w:author="yw" w:date="2022-03-29T06:18:00Z">
        <w:r w:rsidDel="009A412F">
          <w:rPr>
            <w:lang w:val="en-GB"/>
          </w:rPr>
          <w:delText xml:space="preserve">First, we wanted to test how the </w:delText>
        </w:r>
      </w:del>
      <w:r>
        <w:rPr>
          <w:lang w:val="en-GB"/>
        </w:rPr>
        <w:t xml:space="preserve">bats </w:t>
      </w:r>
      <w:del w:id="298" w:author="yw" w:date="2022-03-29T06:18:00Z">
        <w:r w:rsidDel="009A412F">
          <w:rPr>
            <w:lang w:val="en-GB"/>
          </w:rPr>
          <w:delText xml:space="preserve">would </w:delText>
        </w:r>
      </w:del>
      <w:r>
        <w:rPr>
          <w:lang w:val="en-GB"/>
        </w:rPr>
        <w:t xml:space="preserve">alter their preference between </w:t>
      </w:r>
      <w:del w:id="299" w:author="yw" w:date="2022-03-29T06:20:00Z">
        <w:r w:rsidDel="009A412F">
          <w:rPr>
            <w:lang w:val="en-GB"/>
          </w:rPr>
          <w:delText xml:space="preserve">the two </w:delText>
        </w:r>
      </w:del>
      <w:r>
        <w:rPr>
          <w:lang w:val="en-GB"/>
        </w:rPr>
        <w:t>reward sources according to their transient rewarding properties</w:t>
      </w:r>
      <w:ins w:id="300" w:author="yw" w:date="2022-03-29T06:18:00Z">
        <w:r w:rsidR="009A412F">
          <w:rPr>
            <w:lang w:val="en-GB"/>
          </w:rPr>
          <w:t xml:space="preserve"> and thus </w:t>
        </w:r>
      </w:ins>
      <w:del w:id="301" w:author="yw" w:date="2022-03-29T06:18:00Z">
        <w:r w:rsidR="004B0D58" w:rsidDel="009A412F">
          <w:rPr>
            <w:lang w:val="en-GB"/>
          </w:rPr>
          <w:delText xml:space="preserve">; that is, </w:delText>
        </w:r>
        <w:r w:rsidR="0011254B" w:rsidDel="009A412F">
          <w:rPr>
            <w:lang w:val="en-GB"/>
          </w:rPr>
          <w:delText>would</w:delText>
        </w:r>
        <w:r w:rsidR="004B0D58" w:rsidDel="009A412F">
          <w:rPr>
            <w:lang w:val="en-GB"/>
          </w:rPr>
          <w:delText xml:space="preserve"> the bats </w:delText>
        </w:r>
      </w:del>
      <w:r w:rsidR="004B0D58">
        <w:rPr>
          <w:lang w:val="en-GB"/>
        </w:rPr>
        <w:t>show first-order learning</w:t>
      </w:r>
      <w:ins w:id="302" w:author="yw" w:date="2022-03-29T06:19:00Z">
        <w:r w:rsidR="009A412F">
          <w:rPr>
            <w:lang w:val="en-GB"/>
          </w:rPr>
          <w:t xml:space="preserve"> for spatial locations</w:t>
        </w:r>
      </w:ins>
      <w:del w:id="303" w:author="yw" w:date="2022-03-29T06:18:00Z">
        <w:r w:rsidR="004B0D58" w:rsidDel="009A412F">
          <w:rPr>
            <w:lang w:val="en-GB"/>
          </w:rPr>
          <w:delText>?</w:delText>
        </w:r>
      </w:del>
      <w:ins w:id="304" w:author="yw" w:date="2022-03-29T06:18:00Z">
        <w:r w:rsidR="009A412F">
          <w:rPr>
            <w:lang w:val="en-GB"/>
          </w:rPr>
          <w:t>.</w:t>
        </w:r>
      </w:ins>
      <w:r w:rsidR="007D6EFF">
        <w:rPr>
          <w:lang w:val="en-GB"/>
        </w:rPr>
        <w:t xml:space="preserve"> </w:t>
      </w:r>
      <w:ins w:id="305" w:author="yw" w:date="2022-03-29T06:16:00Z">
        <w:r w:rsidR="009A412F">
          <w:rPr>
            <w:lang w:val="en-GB"/>
          </w:rPr>
          <w:t>[This is</w:t>
        </w:r>
      </w:ins>
      <w:ins w:id="306" w:author="yw" w:date="2022-03-29T10:41:00Z">
        <w:r w:rsidR="00EE7CD6">
          <w:rPr>
            <w:lang w:val="en-GB"/>
          </w:rPr>
          <w:t xml:space="preserve"> basic and already established </w:t>
        </w:r>
      </w:ins>
      <w:ins w:id="307" w:author="yw" w:date="2022-03-30T05:25:00Z">
        <w:r w:rsidR="00D0571B">
          <w:rPr>
            <w:lang w:val="en-GB"/>
          </w:rPr>
          <w:t xml:space="preserve">so </w:t>
        </w:r>
      </w:ins>
      <w:ins w:id="308" w:author="yw" w:date="2022-03-29T06:16:00Z">
        <w:r w:rsidR="009A412F">
          <w:rPr>
            <w:lang w:val="en-GB"/>
          </w:rPr>
          <w:t>that we should not point it ou</w:t>
        </w:r>
      </w:ins>
      <w:ins w:id="309" w:author="yw" w:date="2022-03-29T06:17:00Z">
        <w:r w:rsidR="009A412F">
          <w:rPr>
            <w:lang w:val="en-GB"/>
          </w:rPr>
          <w:t>t as a goal of this study.</w:t>
        </w:r>
      </w:ins>
      <w:ins w:id="310" w:author="yw" w:date="2022-03-29T06:16:00Z">
        <w:r w:rsidR="009A412F">
          <w:rPr>
            <w:lang w:val="en-GB"/>
          </w:rPr>
          <w:t>]</w:t>
        </w:r>
      </w:ins>
      <w:ins w:id="311" w:author="yw" w:date="2022-03-29T06:17:00Z">
        <w:r w:rsidR="009A412F">
          <w:rPr>
            <w:lang w:val="en-GB"/>
          </w:rPr>
          <w:t xml:space="preserve"> </w:t>
        </w:r>
      </w:ins>
    </w:p>
    <w:p w14:paraId="2659E143" w14:textId="77777777" w:rsidR="009A412F" w:rsidRDefault="009A412F">
      <w:pPr>
        <w:pStyle w:val="Textkrper"/>
        <w:spacing w:before="0" w:after="100" w:afterAutospacing="1"/>
        <w:rPr>
          <w:ins w:id="312" w:author="yw" w:date="2022-03-29T06:21:00Z"/>
          <w:lang w:val="en-GB"/>
        </w:rPr>
        <w:pPrChange w:id="313" w:author="yw" w:date="2022-03-29T10:55:00Z">
          <w:pPr>
            <w:pStyle w:val="Textkrper"/>
            <w:spacing w:line="360" w:lineRule="auto"/>
          </w:pPr>
        </w:pPrChange>
      </w:pPr>
    </w:p>
    <w:p w14:paraId="5FFCBE5C" w14:textId="771CA226" w:rsidR="00C17A43" w:rsidDel="002A598B" w:rsidRDefault="00902F3F">
      <w:pPr>
        <w:pStyle w:val="Textkrper"/>
        <w:spacing w:after="100" w:afterAutospacing="1" w:line="360" w:lineRule="auto"/>
        <w:rPr>
          <w:del w:id="314" w:author="yw" w:date="2022-03-29T10:55:00Z"/>
          <w:lang w:val="en-GB"/>
        </w:rPr>
        <w:pPrChange w:id="315" w:author="yw" w:date="2022-03-29T10:55:00Z">
          <w:pPr>
            <w:pStyle w:val="Textkrper"/>
            <w:spacing w:line="360" w:lineRule="auto"/>
          </w:pPr>
        </w:pPrChange>
      </w:pPr>
      <w:ins w:id="316" w:author="yw" w:date="2022-03-29T06:33:00Z">
        <w:r>
          <w:rPr>
            <w:lang w:val="en-GB"/>
          </w:rPr>
          <w:t xml:space="preserve">Here, </w:t>
        </w:r>
      </w:ins>
      <w:ins w:id="317" w:author="yw" w:date="2022-03-29T10:48:00Z">
        <w:r w:rsidR="002A598B">
          <w:rPr>
            <w:lang w:val="en-GB"/>
          </w:rPr>
          <w:t xml:space="preserve">we </w:t>
        </w:r>
      </w:ins>
      <w:ins w:id="318" w:author="yw" w:date="2022-03-29T06:33:00Z">
        <w:r>
          <w:rPr>
            <w:lang w:val="en-GB"/>
          </w:rPr>
          <w:t>test</w:t>
        </w:r>
      </w:ins>
      <w:ins w:id="319" w:author="yw" w:date="2022-03-29T10:48:00Z">
        <w:r w:rsidR="002A598B">
          <w:rPr>
            <w:lang w:val="en-GB"/>
          </w:rPr>
          <w:t>ed</w:t>
        </w:r>
      </w:ins>
      <w:ins w:id="320" w:author="yw" w:date="2022-03-29T06:33:00Z">
        <w:r>
          <w:rPr>
            <w:lang w:val="en-GB"/>
          </w:rPr>
          <w:t xml:space="preserve"> </w:t>
        </w:r>
      </w:ins>
      <w:del w:id="321" w:author="yw" w:date="2022-03-29T06:33:00Z">
        <w:r w:rsidR="0011254B" w:rsidDel="00902F3F">
          <w:rPr>
            <w:lang w:val="en-GB"/>
          </w:rPr>
          <w:delText xml:space="preserve">Second, </w:delText>
        </w:r>
      </w:del>
      <w:r w:rsidR="0011254B">
        <w:rPr>
          <w:lang w:val="en-GB"/>
        </w:rPr>
        <w:t xml:space="preserve">if the bats </w:t>
      </w:r>
      <w:del w:id="322" w:author="yw" w:date="2022-03-29T06:33:00Z">
        <w:r w:rsidR="0011254B" w:rsidDel="00902F3F">
          <w:rPr>
            <w:lang w:val="en-GB"/>
          </w:rPr>
          <w:delText xml:space="preserve">did </w:delText>
        </w:r>
      </w:del>
      <w:del w:id="323" w:author="yw" w:date="2022-03-29T06:34:00Z">
        <w:r w:rsidR="0011254B" w:rsidDel="00902F3F">
          <w:rPr>
            <w:lang w:val="en-GB"/>
          </w:rPr>
          <w:delText xml:space="preserve">alter </w:delText>
        </w:r>
      </w:del>
      <w:ins w:id="324" w:author="yw" w:date="2022-03-29T10:42:00Z">
        <w:r w:rsidR="00EE7CD6">
          <w:rPr>
            <w:lang w:val="en-GB"/>
          </w:rPr>
          <w:t xml:space="preserve"> can also learn </w:t>
        </w:r>
      </w:ins>
      <w:ins w:id="325" w:author="yw" w:date="2022-03-29T10:43:00Z">
        <w:r w:rsidR="00EE7CD6">
          <w:rPr>
            <w:lang w:val="en-GB"/>
          </w:rPr>
          <w:t xml:space="preserve">to respond to stimuli that indicate that their </w:t>
        </w:r>
      </w:ins>
      <w:ins w:id="326" w:author="yw" w:date="2022-03-29T10:42:00Z">
        <w:r w:rsidR="00EE7CD6">
          <w:rPr>
            <w:lang w:val="en-GB"/>
          </w:rPr>
          <w:t xml:space="preserve">environment </w:t>
        </w:r>
      </w:ins>
      <w:ins w:id="327" w:author="yw" w:date="2022-03-29T10:45:00Z">
        <w:r w:rsidR="002A598B">
          <w:rPr>
            <w:lang w:val="en-GB"/>
          </w:rPr>
          <w:t>has changed</w:t>
        </w:r>
      </w:ins>
      <w:ins w:id="328" w:author="yw" w:date="2022-03-29T10:46:00Z">
        <w:r w:rsidR="002A598B">
          <w:rPr>
            <w:lang w:val="en-GB"/>
          </w:rPr>
          <w:t xml:space="preserve"> </w:t>
        </w:r>
      </w:ins>
      <w:ins w:id="329" w:author="yw" w:date="2022-03-29T10:50:00Z">
        <w:r w:rsidR="002A598B">
          <w:rPr>
            <w:lang w:val="en-GB"/>
          </w:rPr>
          <w:t xml:space="preserve">by </w:t>
        </w:r>
      </w:ins>
      <w:ins w:id="330" w:author="yw" w:date="2022-03-29T11:41:00Z">
        <w:r w:rsidR="00083812">
          <w:rPr>
            <w:lang w:val="en-GB"/>
          </w:rPr>
          <w:t xml:space="preserve">then </w:t>
        </w:r>
      </w:ins>
      <w:ins w:id="331" w:author="yw" w:date="2022-03-29T10:50:00Z">
        <w:r w:rsidR="002A598B">
          <w:rPr>
            <w:lang w:val="en-GB"/>
          </w:rPr>
          <w:t xml:space="preserve">changing their own behaviour. This </w:t>
        </w:r>
      </w:ins>
      <w:ins w:id="332" w:author="yw" w:date="2022-03-29T10:46:00Z">
        <w:r w:rsidR="002A598B">
          <w:rPr>
            <w:lang w:val="en-GB"/>
          </w:rPr>
          <w:t xml:space="preserve">is </w:t>
        </w:r>
      </w:ins>
      <w:ins w:id="333" w:author="yw" w:date="2022-03-29T10:44:00Z">
        <w:r w:rsidR="00EE7CD6">
          <w:rPr>
            <w:lang w:val="en-GB"/>
          </w:rPr>
          <w:t xml:space="preserve">second-order learning. </w:t>
        </w:r>
      </w:ins>
      <w:ins w:id="334" w:author="yw" w:date="2022-03-29T10:43:00Z">
        <w:r w:rsidR="00EE7CD6">
          <w:rPr>
            <w:lang w:val="en-GB"/>
          </w:rPr>
          <w:t xml:space="preserve"> </w:t>
        </w:r>
      </w:ins>
      <w:ins w:id="335" w:author="yw" w:date="2022-03-29T10:44:00Z">
        <w:r w:rsidR="00EE7CD6">
          <w:rPr>
            <w:lang w:val="en-GB"/>
          </w:rPr>
          <w:t xml:space="preserve">For this, we presented </w:t>
        </w:r>
      </w:ins>
      <w:ins w:id="336" w:author="yw" w:date="2022-03-29T10:51:00Z">
        <w:r w:rsidR="002A598B">
          <w:rPr>
            <w:lang w:val="en-GB"/>
          </w:rPr>
          <w:t xml:space="preserve">bats </w:t>
        </w:r>
      </w:ins>
      <w:ins w:id="337" w:author="yw" w:date="2022-03-29T10:44:00Z">
        <w:r w:rsidR="00EE7CD6">
          <w:rPr>
            <w:lang w:val="en-GB"/>
          </w:rPr>
          <w:t xml:space="preserve">with multiple experiences of </w:t>
        </w:r>
      </w:ins>
      <w:ins w:id="338" w:author="yw" w:date="2022-03-29T10:47:00Z">
        <w:r w:rsidR="002A598B">
          <w:rPr>
            <w:lang w:val="en-GB"/>
          </w:rPr>
          <w:t>abrupt changes in the spatial location of reward</w:t>
        </w:r>
      </w:ins>
      <w:ins w:id="339" w:author="yw" w:date="2022-03-29T10:49:00Z">
        <w:r w:rsidR="002A598B">
          <w:rPr>
            <w:lang w:val="en-GB"/>
          </w:rPr>
          <w:t xml:space="preserve">. </w:t>
        </w:r>
      </w:ins>
      <w:ins w:id="340" w:author="yw" w:date="2022-03-29T10:52:00Z">
        <w:r w:rsidR="002A598B">
          <w:rPr>
            <w:lang w:val="en-GB"/>
          </w:rPr>
          <w:t xml:space="preserve">We examined how </w:t>
        </w:r>
      </w:ins>
      <w:del w:id="341" w:author="yw" w:date="2022-03-29T10:52:00Z">
        <w:r w:rsidR="0011254B" w:rsidDel="002A598B">
          <w:rPr>
            <w:lang w:val="en-GB"/>
          </w:rPr>
          <w:delText xml:space="preserve">their behaviour in response to the changing reward properties, how did </w:delText>
        </w:r>
      </w:del>
      <w:r w:rsidR="0011254B">
        <w:rPr>
          <w:lang w:val="en-GB"/>
        </w:rPr>
        <w:t>the occurrence of successive reversals affect th</w:t>
      </w:r>
      <w:ins w:id="342" w:author="yw" w:date="2022-03-29T11:41:00Z">
        <w:r w:rsidR="00083812">
          <w:rPr>
            <w:lang w:val="en-GB"/>
          </w:rPr>
          <w:t>eir</w:t>
        </w:r>
      </w:ins>
      <w:del w:id="343" w:author="yw" w:date="2022-03-29T11:41:00Z">
        <w:r w:rsidR="0011254B" w:rsidDel="00083812">
          <w:rPr>
            <w:lang w:val="en-GB"/>
          </w:rPr>
          <w:delText>at</w:delText>
        </w:r>
      </w:del>
      <w:r w:rsidR="0011254B">
        <w:rPr>
          <w:lang w:val="en-GB"/>
        </w:rPr>
        <w:t xml:space="preserve"> behaviour</w:t>
      </w:r>
      <w:del w:id="344" w:author="yw" w:date="2022-03-29T10:54:00Z">
        <w:r w:rsidR="0011254B" w:rsidDel="002A598B">
          <w:rPr>
            <w:lang w:val="en-GB"/>
          </w:rPr>
          <w:delText>?</w:delText>
        </w:r>
      </w:del>
      <w:ins w:id="345" w:author="yw" w:date="2022-03-29T10:54:00Z">
        <w:r w:rsidR="002A598B">
          <w:rPr>
            <w:lang w:val="en-GB"/>
          </w:rPr>
          <w:t>.</w:t>
        </w:r>
      </w:ins>
      <w:r w:rsidR="0011254B">
        <w:rPr>
          <w:lang w:val="en-GB"/>
        </w:rPr>
        <w:t xml:space="preserve"> For example</w:t>
      </w:r>
      <w:r w:rsidR="003F676F">
        <w:rPr>
          <w:lang w:val="en-GB"/>
        </w:rPr>
        <w:t>,</w:t>
      </w:r>
      <w:r w:rsidR="0011254B">
        <w:rPr>
          <w:lang w:val="en-GB"/>
        </w:rPr>
        <w:t xml:space="preserve"> the behavioural allocation between the two options might </w:t>
      </w:r>
      <w:r w:rsidR="0011254B">
        <w:rPr>
          <w:lang w:val="en-GB"/>
        </w:rPr>
        <w:lastRenderedPageBreak/>
        <w:t xml:space="preserve">change more swiftly as the bats experienced more reversals. </w:t>
      </w:r>
      <w:ins w:id="346" w:author="yw" w:date="2022-03-29T10:53:00Z">
        <w:r w:rsidR="002A598B">
          <w:rPr>
            <w:lang w:val="en-GB"/>
          </w:rPr>
          <w:t xml:space="preserve">We were especially interested to see to what extent </w:t>
        </w:r>
      </w:ins>
      <w:del w:id="347" w:author="yw" w:date="2022-03-29T06:34:00Z">
        <w:r w:rsidR="00795B13" w:rsidDel="00902F3F">
          <w:rPr>
            <w:lang w:val="en-GB"/>
          </w:rPr>
          <w:delText>Third</w:delText>
        </w:r>
      </w:del>
      <w:del w:id="348" w:author="yw" w:date="2022-03-29T10:53:00Z">
        <w:r w:rsidR="00795B13" w:rsidDel="002A598B">
          <w:rPr>
            <w:lang w:val="en-GB"/>
          </w:rPr>
          <w:delText xml:space="preserve">, we wanted to </w:delText>
        </w:r>
        <w:r w:rsidR="00985FEB" w:rsidDel="002A598B">
          <w:rPr>
            <w:lang w:val="en-GB"/>
          </w:rPr>
          <w:delText xml:space="preserve">see how closely the </w:delText>
        </w:r>
      </w:del>
      <w:r w:rsidR="00985FEB">
        <w:rPr>
          <w:lang w:val="en-GB"/>
        </w:rPr>
        <w:t>bats</w:t>
      </w:r>
      <w:r w:rsidR="00795B13">
        <w:rPr>
          <w:lang w:val="en-GB"/>
        </w:rPr>
        <w:t xml:space="preserve"> </w:t>
      </w:r>
      <w:r w:rsidR="0011254B">
        <w:rPr>
          <w:lang w:val="en-GB"/>
        </w:rPr>
        <w:t xml:space="preserve">could </w:t>
      </w:r>
      <w:r w:rsidR="00985FEB">
        <w:rPr>
          <w:lang w:val="en-GB"/>
        </w:rPr>
        <w:t>a</w:t>
      </w:r>
      <w:r w:rsidR="00F04236">
        <w:rPr>
          <w:lang w:val="en-GB"/>
        </w:rPr>
        <w:t>pproach</w:t>
      </w:r>
      <w:r w:rsidR="0011254B">
        <w:rPr>
          <w:lang w:val="en-GB"/>
        </w:rPr>
        <w:t xml:space="preserve"> the optimal strategy in </w:t>
      </w:r>
      <w:r w:rsidR="00F04236">
        <w:rPr>
          <w:lang w:val="en-GB"/>
        </w:rPr>
        <w:t xml:space="preserve">such an environment: </w:t>
      </w:r>
      <w:r w:rsidR="00795B13">
        <w:rPr>
          <w:lang w:val="en-GB"/>
        </w:rPr>
        <w:t>one error per reversal</w:t>
      </w:r>
      <w:r w:rsidR="006441D9">
        <w:rPr>
          <w:lang w:val="en-GB"/>
        </w:rPr>
        <w:t>,</w:t>
      </w:r>
      <w:r w:rsidR="00795B13">
        <w:rPr>
          <w:lang w:val="en-GB"/>
        </w:rPr>
        <w:t xml:space="preserve"> achievable through </w:t>
      </w:r>
      <w:del w:id="349" w:author="yw" w:date="2022-03-29T10:54:00Z">
        <w:r w:rsidR="00F04236" w:rsidDel="002A598B">
          <w:rPr>
            <w:lang w:val="en-GB"/>
          </w:rPr>
          <w:delText>the</w:delText>
        </w:r>
      </w:del>
      <w:ins w:id="350" w:author="yw" w:date="2022-03-29T10:54:00Z">
        <w:r w:rsidR="002A598B">
          <w:rPr>
            <w:lang w:val="en-GB"/>
          </w:rPr>
          <w:t xml:space="preserve"> a</w:t>
        </w:r>
      </w:ins>
      <w:r w:rsidR="00F04236">
        <w:rPr>
          <w:lang w:val="en-GB"/>
        </w:rPr>
        <w:t xml:space="preserve"> </w:t>
      </w:r>
      <w:r w:rsidR="00795B13">
        <w:rPr>
          <w:lang w:val="en-GB"/>
        </w:rPr>
        <w:t>win-stay, lose-shift</w:t>
      </w:r>
      <w:r w:rsidR="00F04236">
        <w:rPr>
          <w:lang w:val="en-GB"/>
        </w:rPr>
        <w:t xml:space="preserve"> </w:t>
      </w:r>
      <w:ins w:id="351" w:author="yw" w:date="2022-03-29T09:41:00Z">
        <w:r w:rsidR="00DB24AB">
          <w:rPr>
            <w:lang w:val="en-GB"/>
          </w:rPr>
          <w:t>pattern of behaviour</w:t>
        </w:r>
      </w:ins>
      <w:del w:id="352" w:author="yw" w:date="2022-03-29T09:41:00Z">
        <w:r w:rsidR="00F04236" w:rsidDel="00DB24AB">
          <w:rPr>
            <w:lang w:val="en-GB"/>
          </w:rPr>
          <w:delText>strategy</w:delText>
        </w:r>
      </w:del>
      <w:r w:rsidR="00F04236">
        <w:rPr>
          <w:lang w:val="en-GB"/>
        </w:rPr>
        <w:t>.</w:t>
      </w:r>
      <w:r w:rsidR="008E1FE2">
        <w:rPr>
          <w:lang w:val="en-GB"/>
        </w:rPr>
        <w:t xml:space="preserve"> </w:t>
      </w:r>
      <w:del w:id="353" w:author="yw" w:date="2022-03-29T10:53:00Z">
        <w:r w:rsidR="008E1FE2" w:rsidDel="002A598B">
          <w:rPr>
            <w:lang w:val="en-GB"/>
          </w:rPr>
          <w:delText xml:space="preserve">This would be indicative of higher-order learning. </w:delText>
        </w:r>
        <w:r w:rsidR="00F04236" w:rsidDel="002A598B">
          <w:rPr>
            <w:lang w:val="en-GB"/>
          </w:rPr>
          <w:delText xml:space="preserve"> </w:delText>
        </w:r>
      </w:del>
    </w:p>
    <w:p w14:paraId="7FA09172" w14:textId="3DF95EFB" w:rsidR="00141A81" w:rsidDel="002A598B" w:rsidRDefault="00141A81">
      <w:pPr>
        <w:pStyle w:val="Textkrper"/>
        <w:spacing w:after="100" w:afterAutospacing="1" w:line="360" w:lineRule="auto"/>
        <w:rPr>
          <w:del w:id="354" w:author="yw" w:date="2022-03-29T10:55:00Z"/>
          <w:lang w:val="en-GB"/>
        </w:rPr>
        <w:pPrChange w:id="355" w:author="yw" w:date="2022-03-29T10:55:00Z">
          <w:pPr>
            <w:pStyle w:val="Textkrper"/>
            <w:spacing w:line="360" w:lineRule="auto"/>
          </w:pPr>
        </w:pPrChange>
      </w:pPr>
    </w:p>
    <w:p w14:paraId="7E1FAC2E" w14:textId="2DEE8A92" w:rsidR="00C17A43" w:rsidRDefault="008E6BC7">
      <w:pPr>
        <w:pStyle w:val="Textkrper"/>
        <w:spacing w:before="0" w:after="100" w:afterAutospacing="1"/>
        <w:rPr>
          <w:lang w:val="en-GB"/>
        </w:rPr>
        <w:pPrChange w:id="356" w:author="yw" w:date="2022-03-29T10:55:00Z">
          <w:pPr>
            <w:pStyle w:val="Textkrper"/>
            <w:spacing w:line="360" w:lineRule="auto"/>
          </w:pPr>
        </w:pPrChange>
      </w:pPr>
      <w:r>
        <w:rPr>
          <w:lang w:val="en-GB"/>
        </w:rPr>
        <w:t xml:space="preserve">Exploratory analyses were done to </w:t>
      </w:r>
      <w:r w:rsidR="00141A81">
        <w:rPr>
          <w:lang w:val="en-GB"/>
        </w:rPr>
        <w:t xml:space="preserve">take </w:t>
      </w:r>
      <w:r w:rsidR="002D1472">
        <w:rPr>
          <w:lang w:val="en-GB"/>
        </w:rPr>
        <w:t>the</w:t>
      </w:r>
      <w:r>
        <w:rPr>
          <w:lang w:val="en-GB"/>
        </w:rPr>
        <w:t xml:space="preserve"> confirmatory analyses described above</w:t>
      </w:r>
      <w:r w:rsidR="00141A81">
        <w:rPr>
          <w:lang w:val="en-GB"/>
        </w:rPr>
        <w:t xml:space="preserve"> further</w:t>
      </w:r>
      <w:r>
        <w:rPr>
          <w:lang w:val="en-GB"/>
        </w:rPr>
        <w:t>.</w:t>
      </w:r>
      <w:r w:rsidR="00795B13">
        <w:rPr>
          <w:lang w:val="en-GB"/>
        </w:rPr>
        <w:t xml:space="preserve"> We reasoned that there is a difference between the first visits of a night before any experience of a change in </w:t>
      </w:r>
      <w:r w:rsidR="002D1472">
        <w:rPr>
          <w:lang w:val="en-GB"/>
        </w:rPr>
        <w:t xml:space="preserve">reward </w:t>
      </w:r>
      <w:r w:rsidR="00795B13">
        <w:rPr>
          <w:lang w:val="en-GB"/>
        </w:rPr>
        <w:t xml:space="preserve">contingencies, and all the subsequent visits after at least one reversal had occurred. We statistically tested for this difference in the bats’ choice behaviour and </w:t>
      </w:r>
      <w:commentRangeStart w:id="357"/>
      <w:commentRangeStart w:id="358"/>
      <w:r w:rsidR="00795B13">
        <w:rPr>
          <w:lang w:val="en-GB"/>
        </w:rPr>
        <w:t>compared the results of the confirmatory and exploratory analyses</w:t>
      </w:r>
      <w:commentRangeEnd w:id="357"/>
      <w:r w:rsidR="006441D9">
        <w:rPr>
          <w:rStyle w:val="Kommentarzeichen"/>
        </w:rPr>
        <w:commentReference w:id="357"/>
      </w:r>
      <w:commentRangeEnd w:id="358"/>
      <w:r w:rsidR="00F3183C">
        <w:rPr>
          <w:rStyle w:val="Kommentarzeichen"/>
        </w:rPr>
        <w:commentReference w:id="358"/>
      </w:r>
      <w:r w:rsidR="00795B13">
        <w:rPr>
          <w:lang w:val="en-GB"/>
        </w:rPr>
        <w:t>.</w:t>
      </w:r>
      <w:bookmarkEnd w:id="21"/>
    </w:p>
    <w:p w14:paraId="201D5BF8" w14:textId="77777777" w:rsidR="00C17A43" w:rsidRDefault="00795B13">
      <w:pPr>
        <w:pStyle w:val="berschrift1"/>
        <w:spacing w:before="0" w:after="100" w:afterAutospacing="1"/>
        <w:rPr>
          <w:lang w:val="en-GB"/>
        </w:rPr>
        <w:pPrChange w:id="359" w:author="yw" w:date="2022-03-29T10:55:00Z">
          <w:pPr>
            <w:pStyle w:val="berschrift1"/>
            <w:spacing w:line="360" w:lineRule="auto"/>
          </w:pPr>
        </w:pPrChange>
      </w:pPr>
      <w:bookmarkStart w:id="360" w:name="methods"/>
      <w:r>
        <w:rPr>
          <w:lang w:val="en-GB"/>
        </w:rPr>
        <w:t>Methods</w:t>
      </w:r>
    </w:p>
    <w:p w14:paraId="215E0B4B" w14:textId="77777777" w:rsidR="00C17A43" w:rsidRDefault="00795B13">
      <w:pPr>
        <w:pStyle w:val="berschrift2"/>
        <w:spacing w:before="0" w:after="100" w:afterAutospacing="1"/>
        <w:rPr>
          <w:lang w:val="en-GB"/>
        </w:rPr>
        <w:pPrChange w:id="361" w:author="yw" w:date="2022-03-29T10:55:00Z">
          <w:pPr>
            <w:pStyle w:val="berschrift2"/>
            <w:spacing w:line="360" w:lineRule="auto"/>
          </w:pPr>
        </w:pPrChange>
      </w:pPr>
      <w:bookmarkStart w:id="362" w:name="study-site-and-subjects"/>
      <w:r>
        <w:rPr>
          <w:lang w:val="en-GB"/>
        </w:rPr>
        <w:t>Study site and subjects</w:t>
      </w:r>
    </w:p>
    <w:p w14:paraId="2FE3F9B0" w14:textId="400D5B7D" w:rsidR="00C17A43" w:rsidRDefault="00795B13">
      <w:pPr>
        <w:pStyle w:val="FirstParagraph"/>
        <w:spacing w:before="0" w:after="100" w:afterAutospacing="1"/>
        <w:rPr>
          <w:lang w:val="en-GB"/>
        </w:rPr>
        <w:pPrChange w:id="363" w:author="yw" w:date="2022-03-29T10:55:00Z">
          <w:pPr>
            <w:pStyle w:val="FirstParagraph"/>
            <w:spacing w:line="360" w:lineRule="auto"/>
          </w:pPr>
        </w:pPrChange>
      </w:pPr>
      <w:r>
        <w:rPr>
          <w:lang w:val="en-GB"/>
        </w:rPr>
        <w:t xml:space="preserve">The experiment took place at La </w:t>
      </w:r>
      <w:proofErr w:type="spellStart"/>
      <w:r>
        <w:rPr>
          <w:lang w:val="en-GB"/>
        </w:rPr>
        <w:t>Selva</w:t>
      </w:r>
      <w:proofErr w:type="spellEnd"/>
      <w:r>
        <w:rPr>
          <w:lang w:val="en-GB"/>
        </w:rPr>
        <w:t xml:space="preserve"> Biological Field Station, Province Heredia, Costa </w:t>
      </w:r>
      <w:commentRangeStart w:id="364"/>
      <w:r>
        <w:rPr>
          <w:lang w:val="en-GB"/>
        </w:rPr>
        <w:t>Rica</w:t>
      </w:r>
      <w:commentRangeEnd w:id="364"/>
      <w:r w:rsidR="004E292F">
        <w:rPr>
          <w:rStyle w:val="Kommentarzeichen"/>
        </w:rPr>
        <w:commentReference w:id="364"/>
      </w:r>
      <w:r w:rsidR="00985FEB">
        <w:rPr>
          <w:lang w:val="en-GB"/>
        </w:rPr>
        <w:t xml:space="preserve"> in June-July 2017</w:t>
      </w:r>
      <w:r>
        <w:rPr>
          <w:lang w:val="en-GB"/>
        </w:rPr>
        <w:t xml:space="preserve">. Bats of the species </w:t>
      </w:r>
      <w:proofErr w:type="spellStart"/>
      <w:r w:rsidRPr="0017467E">
        <w:rPr>
          <w:i/>
          <w:iCs/>
          <w:lang w:val="en-GB"/>
        </w:rPr>
        <w:t>Glossophaga</w:t>
      </w:r>
      <w:proofErr w:type="spellEnd"/>
      <w:r w:rsidRPr="0017467E">
        <w:rPr>
          <w:i/>
          <w:iCs/>
          <w:lang w:val="en-GB"/>
        </w:rPr>
        <w:t xml:space="preserve"> </w:t>
      </w:r>
      <w:proofErr w:type="spellStart"/>
      <w:r w:rsidRPr="0017467E">
        <w:rPr>
          <w:i/>
          <w:iCs/>
          <w:lang w:val="en-GB"/>
        </w:rPr>
        <w:t>commissarisi</w:t>
      </w:r>
      <w:proofErr w:type="spellEnd"/>
      <w:r>
        <w:rPr>
          <w:lang w:val="en-GB"/>
        </w:rPr>
        <w:t xml:space="preserve"> were captured from the wild and retained in a flight cage through the experiment. The bats were attracted to a particular location in the forest using chicken-feeders filled with sugar-water (see </w:t>
      </w:r>
      <w:r w:rsidRPr="0017467E">
        <w:rPr>
          <w:b/>
          <w:bCs/>
          <w:lang w:val="en-GB"/>
        </w:rPr>
        <w:t>Reward</w:t>
      </w:r>
      <w:r>
        <w:rPr>
          <w:lang w:val="en-GB"/>
        </w:rPr>
        <w:t xml:space="preserve"> below) as bait. The feeders had cotton swabs soaked in dimethyl disulphide on them, a chemical attractant produced by many bat-pollinated flowers </w:t>
      </w:r>
      <w:commentRangeStart w:id="365"/>
      <w:r w:rsidR="00984972">
        <w:rPr>
          <w:lang w:val="en-GB"/>
        </w:rPr>
        <w:t>(von Helversen et al., 2000)</w:t>
      </w:r>
      <w:commentRangeEnd w:id="365"/>
      <w:r w:rsidR="00146CBE">
        <w:rPr>
          <w:rStyle w:val="Kommentarzeichen"/>
        </w:rPr>
        <w:commentReference w:id="365"/>
      </w:r>
      <w:r>
        <w:rPr>
          <w:lang w:val="en-GB"/>
        </w:rPr>
        <w:t>. and then caught in mist-nets. The bats were sexed on capture and housed in two outdoor, meshed flight-cages (4 x 6 m) under ambient light conditions. All individuals were weighed and marked with radio frequency identification (RFID) tags placed as collars around their necks.</w:t>
      </w:r>
    </w:p>
    <w:p w14:paraId="57EEACAD" w14:textId="33741675" w:rsidR="00C17A43" w:rsidRDefault="00795B13">
      <w:pPr>
        <w:pStyle w:val="Textkrper"/>
        <w:spacing w:before="0" w:after="100" w:afterAutospacing="1"/>
        <w:pPrChange w:id="366" w:author="yw" w:date="2022-03-29T10:55:00Z">
          <w:pPr>
            <w:pStyle w:val="Textkrper"/>
            <w:spacing w:line="360" w:lineRule="auto"/>
          </w:pPr>
        </w:pPrChange>
      </w:pPr>
      <w:r>
        <w:rPr>
          <w:lang w:val="en-GB"/>
        </w:rPr>
        <w:t xml:space="preserve">A total of 16 bats participated in the main experiment and the first stage of the experiment began on the same night the bats entered the cages. A group of four experimental bats of the same sex were placed in a flight cage together. Two such groups were run in parallel, one in each flight-cage so the data were collected simultaneously. </w:t>
      </w:r>
      <w:del w:id="367" w:author="yw" w:date="2022-03-29T11:00:00Z">
        <w:r w:rsidDel="00DE554B">
          <w:delText xml:space="preserve">Two groups were run in parallel, one in each flight cage, and the data were collected simultaneously. </w:delText>
        </w:r>
      </w:del>
      <w:r>
        <w:t>At the end of the experiment, the RFID collars were removed and the bats were released back into the wild. All the data collection was completely automatized. Two of the bats did not drink a sufficient amount of sugar-water to meet minimum energy requirements</w:t>
      </w:r>
      <w:r w:rsidR="00704A2F">
        <w:t>. These two bats</w:t>
      </w:r>
      <w:r>
        <w:t xml:space="preserve"> were released before the end of the experiment and not replaced, and the data from these two individuals were not analyzed. Thus, 14 bats (</w:t>
      </w:r>
      <w:commentRangeStart w:id="368"/>
      <w:r>
        <w:t>7</w:t>
      </w:r>
      <w:commentRangeEnd w:id="368"/>
      <w:r>
        <w:rPr>
          <w:rStyle w:val="Kommentarzeichen"/>
        </w:rPr>
        <w:commentReference w:id="368"/>
      </w:r>
      <w:r>
        <w:t xml:space="preserve"> males and 7 females) completed the experiment. Permission for this research was granted by Sistema Nacional de Areas de </w:t>
      </w:r>
      <w:proofErr w:type="spellStart"/>
      <w:r>
        <w:t>Conservación</w:t>
      </w:r>
      <w:proofErr w:type="spellEnd"/>
      <w:r>
        <w:t xml:space="preserve"> (SINAC) at the </w:t>
      </w:r>
      <w:proofErr w:type="spellStart"/>
      <w:r>
        <w:t>Ministerio</w:t>
      </w:r>
      <w:proofErr w:type="spellEnd"/>
      <w:r>
        <w:t xml:space="preserve"> de </w:t>
      </w:r>
      <w:proofErr w:type="spellStart"/>
      <w:r>
        <w:t>Ambiente</w:t>
      </w:r>
      <w:proofErr w:type="spellEnd"/>
      <w:r>
        <w:t xml:space="preserve"> y </w:t>
      </w:r>
      <w:proofErr w:type="spellStart"/>
      <w:r>
        <w:t>Energía</w:t>
      </w:r>
      <w:proofErr w:type="spellEnd"/>
      <w:r>
        <w:t xml:space="preserve"> (MINAE), Costa Rica</w:t>
      </w:r>
      <w:commentRangeStart w:id="369"/>
      <w:r>
        <w:t>.</w:t>
      </w:r>
      <w:commentRangeEnd w:id="369"/>
      <w:r>
        <w:rPr>
          <w:rStyle w:val="Kommentarzeichen"/>
        </w:rPr>
        <w:commentReference w:id="369"/>
      </w:r>
    </w:p>
    <w:p w14:paraId="7A635D95" w14:textId="77777777" w:rsidR="00C17A43" w:rsidRDefault="00795B13">
      <w:pPr>
        <w:pStyle w:val="berschrift2"/>
        <w:spacing w:before="0" w:after="100" w:afterAutospacing="1"/>
        <w:rPr>
          <w:lang w:val="en-GB"/>
        </w:rPr>
        <w:pPrChange w:id="370" w:author="yw" w:date="2022-03-29T10:55:00Z">
          <w:pPr>
            <w:pStyle w:val="berschrift2"/>
            <w:spacing w:line="360" w:lineRule="auto"/>
          </w:pPr>
        </w:pPrChange>
      </w:pPr>
      <w:bookmarkStart w:id="371" w:name="experimental-setup"/>
      <w:bookmarkEnd w:id="362"/>
      <w:r>
        <w:rPr>
          <w:lang w:val="en-GB"/>
        </w:rPr>
        <w:lastRenderedPageBreak/>
        <w:t>Experimental Setup</w:t>
      </w:r>
    </w:p>
    <w:p w14:paraId="510A1D2E" w14:textId="77777777" w:rsidR="00C17A43" w:rsidRDefault="00795B13">
      <w:pPr>
        <w:pStyle w:val="berschrift3"/>
        <w:spacing w:before="0" w:after="100" w:afterAutospacing="1"/>
        <w:rPr>
          <w:lang w:val="en-GB"/>
        </w:rPr>
        <w:pPrChange w:id="372" w:author="yw" w:date="2022-03-29T10:55:00Z">
          <w:pPr>
            <w:pStyle w:val="berschrift3"/>
            <w:spacing w:line="360" w:lineRule="auto"/>
          </w:pPr>
        </w:pPrChange>
      </w:pPr>
      <w:bookmarkStart w:id="373" w:name="reward"/>
      <w:r>
        <w:rPr>
          <w:lang w:val="en-GB"/>
        </w:rPr>
        <w:t>Reward</w:t>
      </w:r>
    </w:p>
    <w:p w14:paraId="0C0E57E3" w14:textId="354B2309" w:rsidR="00C17A43" w:rsidRDefault="00795B13">
      <w:pPr>
        <w:pStyle w:val="FirstParagraph"/>
        <w:spacing w:before="0" w:after="100" w:afterAutospacing="1"/>
        <w:pPrChange w:id="374" w:author="yw" w:date="2022-03-29T10:55:00Z">
          <w:pPr>
            <w:pStyle w:val="FirstParagraph"/>
            <w:spacing w:line="360" w:lineRule="auto"/>
          </w:pPr>
        </w:pPrChange>
      </w:pPr>
      <w:r>
        <w:t xml:space="preserve">The reward received by the bats during the experiment was also their main source of food. The reward was a 17% by weight solution of sugar dissolved in water, hereafter referred to as ‘nectar.’ The sugar consisted of a 1:1:1 mass-mixture of sucrose, fructose and glucose. The nectar was thus similar in composition and concentration to the nectar produced by </w:t>
      </w:r>
      <w:commentRangeStart w:id="375"/>
      <w:r>
        <w:t xml:space="preserve">wild </w:t>
      </w:r>
      <w:proofErr w:type="spellStart"/>
      <w:r>
        <w:t>chiropterophilous</w:t>
      </w:r>
      <w:proofErr w:type="spellEnd"/>
      <w:r>
        <w:t xml:space="preserve"> plants</w:t>
      </w:r>
      <w:commentRangeEnd w:id="375"/>
      <w:r>
        <w:rPr>
          <w:rStyle w:val="Kommentarzeichen"/>
        </w:rPr>
        <w:commentReference w:id="375"/>
      </w:r>
      <w:commentRangeStart w:id="376"/>
      <w:r w:rsidR="00984972">
        <w:t xml:space="preserve"> (Baker et al., 1998)</w:t>
      </w:r>
      <w:commentRangeEnd w:id="376"/>
      <w:r w:rsidR="00146CBE">
        <w:rPr>
          <w:rStyle w:val="Kommentarzeichen"/>
        </w:rPr>
        <w:commentReference w:id="376"/>
      </w:r>
      <w:r>
        <w:t>. Every night, the bats were also given ad-libitum access to 10 m</w:t>
      </w:r>
      <w:commentRangeStart w:id="377"/>
      <w:r>
        <w:t>L</w:t>
      </w:r>
      <w:commentRangeEnd w:id="377"/>
      <w:r>
        <w:rPr>
          <w:rStyle w:val="Kommentarzeichen"/>
        </w:rPr>
        <w:commentReference w:id="377"/>
      </w:r>
      <w:r>
        <w:t xml:space="preserve"> of supplemental food: </w:t>
      </w:r>
      <w:commentRangeStart w:id="378"/>
      <w:r>
        <w:t xml:space="preserve">3.5 g </w:t>
      </w:r>
      <w:commentRangeEnd w:id="378"/>
      <w:r>
        <w:rPr>
          <w:rStyle w:val="Kommentarzeichen"/>
        </w:rPr>
        <w:commentReference w:id="378"/>
      </w:r>
      <w:r>
        <w:t>of hummingbird food (</w:t>
      </w:r>
      <w:commentRangeStart w:id="379"/>
      <w:proofErr w:type="spellStart"/>
      <w:r>
        <w:t>NektarPlus</w:t>
      </w:r>
      <w:proofErr w:type="spellEnd"/>
      <w:r>
        <w:t>, Nekton</w:t>
      </w:r>
      <w:commentRangeEnd w:id="379"/>
      <w:r>
        <w:rPr>
          <w:rStyle w:val="Kommentarzeichen"/>
        </w:rPr>
        <w:commentReference w:id="379"/>
      </w:r>
      <w:r w:rsidR="00F16040">
        <w:t>, Germany</w:t>
      </w:r>
      <w:r>
        <w:t>) and 3.5 g of milk powder (</w:t>
      </w:r>
      <w:proofErr w:type="spellStart"/>
      <w:r>
        <w:t>Nido</w:t>
      </w:r>
      <w:proofErr w:type="spellEnd"/>
      <w:r>
        <w:t xml:space="preserve"> 1+, Nestle</w:t>
      </w:r>
      <w:r w:rsidR="00F16040">
        <w:t>, Switzerland</w:t>
      </w:r>
      <w:r>
        <w:t xml:space="preserve">) in 10 mL of water. </w:t>
      </w:r>
      <w:r w:rsidR="00704A2F">
        <w:t>The bats in each cage</w:t>
      </w:r>
      <w:r>
        <w:t xml:space="preserve"> were also given a small bowl of locally-sourced bee pollen.</w:t>
      </w:r>
    </w:p>
    <w:p w14:paraId="6306FFBE" w14:textId="77777777" w:rsidR="00C17A43" w:rsidRDefault="00795B13">
      <w:pPr>
        <w:pStyle w:val="berschrift3"/>
        <w:spacing w:before="0" w:after="100" w:afterAutospacing="1"/>
        <w:rPr>
          <w:lang w:val="en-GB"/>
        </w:rPr>
        <w:pPrChange w:id="380" w:author="yw" w:date="2022-03-29T10:55:00Z">
          <w:pPr>
            <w:pStyle w:val="berschrift3"/>
            <w:spacing w:line="360" w:lineRule="auto"/>
          </w:pPr>
        </w:pPrChange>
      </w:pPr>
      <w:bookmarkStart w:id="381" w:name="flower-and-pump-setup"/>
      <w:bookmarkEnd w:id="373"/>
      <w:r>
        <w:rPr>
          <w:lang w:val="en-GB"/>
        </w:rPr>
        <w:t>Flower and pump setup</w:t>
      </w:r>
    </w:p>
    <w:p w14:paraId="1E8E158F" w14:textId="6929A44D" w:rsidR="00C17A43" w:rsidRDefault="00795B13">
      <w:pPr>
        <w:pStyle w:val="FirstParagraph"/>
        <w:spacing w:before="0" w:after="100" w:afterAutospacing="1"/>
        <w:pPrChange w:id="382" w:author="yw" w:date="2022-03-29T10:55:00Z">
          <w:pPr>
            <w:pStyle w:val="FirstParagraph"/>
            <w:spacing w:line="360" w:lineRule="auto"/>
          </w:pPr>
        </w:pPrChange>
      </w:pPr>
      <w:r>
        <w:t xml:space="preserve">Each flight cage had a square plastic frame in the center (2 × 2 × 1.5 m). Eight reward-dispensing devices - hereafter referred to as ‘flowers’ - were fixed in a radial pattern on this frame, two on each side of the square (Figure 1) with a distance of 40 cm between adjacent flowers. At this distance, bats can easily discriminate </w:t>
      </w:r>
      <w:proofErr w:type="spellStart"/>
      <w:r>
        <w:t>neighbouring</w:t>
      </w:r>
      <w:proofErr w:type="spellEnd"/>
      <w:r>
        <w:t xml:space="preserve"> flowers </w:t>
      </w:r>
      <w:r w:rsidR="00984972">
        <w:t>(Thiele and Winter, 2005).</w:t>
      </w:r>
      <w:r>
        <w:t xml:space="preserve"> Each flower had the following parts: an RFID reader mounted on a plastic cylinder around the head of the flower; an infra-red photo gate; and an electronic pinch valve through which a silicon tube was placed and fixed to the head of the flower.</w:t>
      </w:r>
    </w:p>
    <w:p w14:paraId="4BDDDA40" w14:textId="7D91104F" w:rsidR="00C17A43" w:rsidRDefault="00795B13">
      <w:pPr>
        <w:pStyle w:val="Textkrper"/>
        <w:spacing w:before="0" w:after="100" w:afterAutospacing="1"/>
        <w:pPrChange w:id="383" w:author="yw" w:date="2022-03-29T10:55:00Z">
          <w:pPr>
            <w:pStyle w:val="Textkrper"/>
            <w:spacing w:line="360" w:lineRule="auto"/>
          </w:pPr>
        </w:pPrChange>
      </w:pPr>
      <w:r>
        <w:t>A stepper-motor pump was placed in the center of the plastic frame in each cage. The pumps contained a 25 mL Hamilton glass syringe (Sigma Aldrich</w:t>
      </w:r>
      <w:r w:rsidR="00F16040">
        <w:t>, Germany</w:t>
      </w:r>
      <w:r>
        <w:t xml:space="preserve">). The step volume of the two pumps differed slightly: the pump in Cage 1 delivered 2.11 </w:t>
      </w:r>
      <m:oMath>
        <m:r>
          <w:rPr>
            <w:rFonts w:ascii="Cambria Math" w:hAnsi="Cambria Math"/>
          </w:rPr>
          <m:t>μ</m:t>
        </m:r>
      </m:oMath>
      <w:r>
        <w:t>L per step of the stepper-motor</w:t>
      </w:r>
      <w:commentRangeStart w:id="384"/>
      <w:r>
        <w:t xml:space="preserve">, whereas the pump in Cage 2 delivered 3.33 </w:t>
      </w:r>
      <m:oMath>
        <m:r>
          <w:rPr>
            <w:rFonts w:ascii="Cambria Math" w:hAnsi="Cambria Math"/>
          </w:rPr>
          <m:t>μ</m:t>
        </m:r>
      </m:oMath>
      <w:r>
        <w:t>L per step</w:t>
      </w:r>
      <w:commentRangeEnd w:id="384"/>
      <w:r>
        <w:rPr>
          <w:rStyle w:val="Kommentarzeichen"/>
        </w:rPr>
        <w:commentReference w:id="384"/>
      </w:r>
      <w:r>
        <w:t xml:space="preserve">. The glass syringe was connected to the tubing system of the flowers through five pinch valves </w:t>
      </w:r>
      <w:r w:rsidR="00DB252D">
        <w:t xml:space="preserve">(Nachev and </w:t>
      </w:r>
      <w:r w:rsidR="009E1E9B">
        <w:t>Winter, 2012).</w:t>
      </w:r>
      <w:r>
        <w:t xml:space="preserve"> The pinch valves controlled the flow of liquid from the pump to the system and from a reservoir of liquid to the pump. The reservoir (500 mL thread bottle, Roth, Germany) was filled with fresh nectar every day and was connected to the syringe through the valves.</w:t>
      </w:r>
    </w:p>
    <w:p w14:paraId="190AB826" w14:textId="77777777" w:rsidR="00C17A43" w:rsidRDefault="00795B13">
      <w:pPr>
        <w:pStyle w:val="Textkrper"/>
        <w:spacing w:before="0" w:after="100" w:afterAutospacing="1"/>
        <w:pPrChange w:id="385" w:author="yw" w:date="2022-03-29T10:55:00Z">
          <w:pPr>
            <w:pStyle w:val="Textkrper"/>
            <w:spacing w:line="360" w:lineRule="auto"/>
          </w:pPr>
        </w:pPrChange>
      </w:pPr>
      <w:r>
        <w:t xml:space="preserve">Every day at around </w:t>
      </w:r>
      <w:commentRangeStart w:id="386"/>
      <w:r>
        <w:t>1000 h</w:t>
      </w:r>
      <w:commentRangeEnd w:id="386"/>
      <w:r>
        <w:rPr>
          <w:rStyle w:val="Kommentarzeichen"/>
        </w:rPr>
        <w:commentReference w:id="386"/>
      </w:r>
      <w:r>
        <w:t>, the old nectar was emptied from the system, which was rinsed and filled with plain water until 1500 h, when it was filled again with fresh nectar. Twice a week, the system was filled with 70% ethanol for an hour to prevent microbial growth, then repeatedly rinsed with water.</w:t>
      </w:r>
    </w:p>
    <w:p w14:paraId="4B4736B0" w14:textId="194577EC" w:rsidR="00C17A43" w:rsidRDefault="00795B13">
      <w:pPr>
        <w:pStyle w:val="Textkrper"/>
        <w:spacing w:before="0" w:after="100" w:afterAutospacing="1"/>
        <w:pPrChange w:id="387" w:author="yw" w:date="2022-03-29T10:55:00Z">
          <w:pPr>
            <w:pStyle w:val="Textkrper"/>
            <w:spacing w:line="360" w:lineRule="auto"/>
          </w:pPr>
        </w:pPrChange>
      </w:pPr>
      <w:r>
        <w:t xml:space="preserve">When a tagged bat approached a flower, the individual RFID number was read. If the bat then poked its nose into the flower and interrupted the light beam, </w:t>
      </w:r>
      <w:ins w:id="388" w:author="yw" w:date="2022-03-29T17:16:00Z">
        <w:r w:rsidR="001F7D8A">
          <w:t xml:space="preserve">this could </w:t>
        </w:r>
      </w:ins>
      <w:del w:id="389" w:author="yw" w:date="2022-03-29T17:16:00Z">
        <w:r w:rsidDel="001F7D8A">
          <w:delText xml:space="preserve">it </w:delText>
        </w:r>
      </w:del>
      <w:r>
        <w:t>trigger</w:t>
      </w:r>
      <w:del w:id="390" w:author="yw" w:date="2022-03-29T17:16:00Z">
        <w:r w:rsidDel="001F7D8A">
          <w:delText>ed</w:delText>
        </w:r>
      </w:del>
      <w:r>
        <w:t xml:space="preserve"> the release of a reward. The pinch valve opened and the pump moved the correct number of pre-programmed steps to dispense nectar to the head of the flower. The bat could easily hover in front of the flower and lick up the nectar. A reward was given only when both events occurred, i.e., the RFID reader identified a bat and the photo gate was triggered. The flowers and the pump were connected to a Windows PC, which ran the experimental </w:t>
      </w:r>
      <w:r>
        <w:lastRenderedPageBreak/>
        <w:t>programs and the program used to automatically flush, clean and fill the pump and tubing system (</w:t>
      </w:r>
      <w:proofErr w:type="spellStart"/>
      <w:r>
        <w:t>PhenoSoft</w:t>
      </w:r>
      <w:proofErr w:type="spellEnd"/>
      <w:r>
        <w:t xml:space="preserve"> Control, PhenoSys</w:t>
      </w:r>
      <w:r w:rsidR="00F16040">
        <w:t>, Germany</w:t>
      </w:r>
      <w:r>
        <w:t>).</w:t>
      </w:r>
    </w:p>
    <w:p w14:paraId="0609D036" w14:textId="77777777" w:rsidR="00C17A43" w:rsidRDefault="00795B13">
      <w:pPr>
        <w:pStyle w:val="CaptionedFigure"/>
        <w:spacing w:after="100" w:afterAutospacing="1"/>
        <w:rPr>
          <w:lang w:val="en-GB"/>
        </w:rPr>
        <w:pPrChange w:id="391" w:author="yw" w:date="2022-03-29T10:55:00Z">
          <w:pPr>
            <w:pStyle w:val="CaptionedFigure"/>
            <w:spacing w:line="360" w:lineRule="auto"/>
          </w:pPr>
        </w:pPrChange>
      </w:pPr>
      <w:r>
        <w:rPr>
          <w:noProof/>
        </w:rPr>
        <w:drawing>
          <wp:inline distT="0" distB="0" distL="0" distR="0" wp14:anchorId="4EDD35D6" wp14:editId="176725D7">
            <wp:extent cx="4111602" cy="3030948"/>
            <wp:effectExtent l="0" t="0" r="0" b="0"/>
            <wp:docPr id="1" name="Picture" descr="Figure 1: Schematic of the cage and flower set-up"/>
            <wp:cNvGraphicFramePr/>
            <a:graphic xmlns:a="http://schemas.openxmlformats.org/drawingml/2006/main">
              <a:graphicData uri="http://schemas.openxmlformats.org/drawingml/2006/picture">
                <pic:pic xmlns:pic="http://schemas.openxmlformats.org/drawingml/2006/picture">
                  <pic:nvPicPr>
                    <pic:cNvPr id="0" name="Picture" descr="/Users/shambhavi/Google%20Drive/Experiments%20&amp;%20Data/SRL_2017/analysis/images/cage_schematic.png"/>
                    <pic:cNvPicPr>
                      <a:picLocks noChangeAspect="1" noChangeArrowheads="1"/>
                    </pic:cNvPicPr>
                  </pic:nvPicPr>
                  <pic:blipFill>
                    <a:blip r:embed="rId11"/>
                    <a:stretch>
                      <a:fillRect/>
                    </a:stretch>
                  </pic:blipFill>
                  <pic:spPr bwMode="auto">
                    <a:xfrm>
                      <a:off x="0" y="0"/>
                      <a:ext cx="4111602" cy="3030948"/>
                    </a:xfrm>
                    <a:prstGeom prst="rect">
                      <a:avLst/>
                    </a:prstGeom>
                    <a:noFill/>
                    <a:ln w="9525">
                      <a:noFill/>
                      <a:headEnd/>
                      <a:tailEnd/>
                    </a:ln>
                  </pic:spPr>
                </pic:pic>
              </a:graphicData>
            </a:graphic>
          </wp:inline>
        </w:drawing>
      </w:r>
    </w:p>
    <w:p w14:paraId="41856C07" w14:textId="031D7377" w:rsidR="00C17A43" w:rsidRDefault="00795B13">
      <w:pPr>
        <w:pStyle w:val="ImageCaption"/>
        <w:spacing w:after="100" w:afterAutospacing="1"/>
        <w:rPr>
          <w:lang w:val="en-GB"/>
        </w:rPr>
        <w:pPrChange w:id="392" w:author="yw" w:date="2022-03-29T10:55:00Z">
          <w:pPr>
            <w:pStyle w:val="ImageCaption"/>
            <w:spacing w:line="360" w:lineRule="auto"/>
          </w:pPr>
        </w:pPrChange>
      </w:pPr>
      <w:r>
        <w:rPr>
          <w:lang w:val="en-GB"/>
        </w:rPr>
        <w:t>Figure 1: Schematic of the cage and flower set-up</w:t>
      </w:r>
      <w:ins w:id="393" w:author="yw" w:date="2022-03-29T17:16:00Z">
        <w:r w:rsidR="00A478B9">
          <w:rPr>
            <w:lang w:val="en-GB"/>
          </w:rPr>
          <w:t xml:space="preserve"> (not drawn to s</w:t>
        </w:r>
      </w:ins>
      <w:ins w:id="394" w:author="yw" w:date="2022-03-29T17:17:00Z">
        <w:r w:rsidR="00A478B9">
          <w:rPr>
            <w:lang w:val="en-GB"/>
          </w:rPr>
          <w:t>cale)</w:t>
        </w:r>
      </w:ins>
    </w:p>
    <w:p w14:paraId="368E1C2A" w14:textId="77777777" w:rsidR="00C17A43" w:rsidRDefault="00795B13">
      <w:pPr>
        <w:pStyle w:val="berschrift2"/>
        <w:spacing w:before="0" w:after="100" w:afterAutospacing="1"/>
        <w:rPr>
          <w:lang w:val="en-GB"/>
        </w:rPr>
        <w:pPrChange w:id="395" w:author="yw" w:date="2022-03-29T10:55:00Z">
          <w:pPr>
            <w:pStyle w:val="berschrift2"/>
            <w:spacing w:line="360" w:lineRule="auto"/>
          </w:pPr>
        </w:pPrChange>
      </w:pPr>
      <w:bookmarkStart w:id="396" w:name="experimental-procedure"/>
      <w:bookmarkEnd w:id="371"/>
      <w:bookmarkEnd w:id="381"/>
      <w:r>
        <w:rPr>
          <w:lang w:val="en-GB"/>
        </w:rPr>
        <w:t>Experimental procedure</w:t>
      </w:r>
    </w:p>
    <w:p w14:paraId="04DB4603" w14:textId="77777777" w:rsidR="00C17A43" w:rsidRDefault="00795B13">
      <w:pPr>
        <w:pStyle w:val="FirstParagraph"/>
        <w:spacing w:before="0" w:after="100" w:afterAutospacing="1"/>
        <w:pPrChange w:id="397" w:author="yw" w:date="2022-03-29T10:55:00Z">
          <w:pPr>
            <w:pStyle w:val="FirstParagraph"/>
            <w:spacing w:line="360" w:lineRule="auto"/>
          </w:pPr>
        </w:pPrChange>
      </w:pPr>
      <w:bookmarkStart w:id="398" w:name="experimental-design"/>
      <w:bookmarkEnd w:id="396"/>
      <w:r>
        <w:t>Out of the array of eight flowers, each bat was uniquely assigned two adjacent flowers on the same side of the square frame, programmed to reward only one of the four bats in the cage. After the system was filled with fresh nectar at approximately 1700 h, the program was left running for data-collection till the next morning. Thus, the bats could begin visiting the flowers to collect a reward whenever they chose, which was at nightfall at approximately 1800 h every night. During the main experiment, the bats could make a maximum of 300 visits a night.</w:t>
      </w:r>
    </w:p>
    <w:p w14:paraId="6B1990E4" w14:textId="77777777" w:rsidR="00C17A43" w:rsidRDefault="00795B13">
      <w:pPr>
        <w:pStyle w:val="Textkrper"/>
        <w:spacing w:before="0" w:after="100" w:afterAutospacing="1"/>
        <w:pPrChange w:id="399" w:author="yw" w:date="2022-03-29T10:55:00Z">
          <w:pPr>
            <w:pStyle w:val="Textkrper"/>
            <w:spacing w:line="360" w:lineRule="auto"/>
          </w:pPr>
        </w:pPrChange>
      </w:pPr>
      <w:r>
        <w:t>During the course of the night, when the syringe of the pump had been emptied, the pump re-filled automatically. This event happened only once every night. On the main experimental days, this process took 4.5 minutes (SD = ±0.18) for the horizontal pump, and 2.4 minutes (SD = ±0.04) for the vertical pump.</w:t>
      </w:r>
    </w:p>
    <w:p w14:paraId="4ED876AF" w14:textId="412BADF2" w:rsidR="00C17A43" w:rsidRDefault="00795B13">
      <w:pPr>
        <w:pStyle w:val="Textkrper"/>
        <w:spacing w:before="0" w:after="100" w:afterAutospacing="1"/>
        <w:pPrChange w:id="400" w:author="yw" w:date="2022-03-29T10:55:00Z">
          <w:pPr>
            <w:pStyle w:val="Textkrper"/>
            <w:spacing w:line="360" w:lineRule="auto"/>
          </w:pPr>
        </w:pPrChange>
      </w:pPr>
      <w:r>
        <w:t>About 1% (SD = ±0.74) of all visits made by the bats over all three experimental nights were wrongly unrewarded: the bats did not receive a reward during these visits even when th</w:t>
      </w:r>
      <w:r w:rsidR="00704A2F">
        <w:t>e visits were</w:t>
      </w:r>
      <w:r>
        <w:t xml:space="preserve"> made to a flower assigned to them that was rewarding at the time. This happened either during the pump refill times or when the pump was moving to reward a visit made by another bat that happened almost at the same time. Such events did not count towards the total of 300.</w:t>
      </w:r>
    </w:p>
    <w:p w14:paraId="614DFB27" w14:textId="77777777" w:rsidR="00C17A43" w:rsidRDefault="00795B13">
      <w:pPr>
        <w:pStyle w:val="berschrift2"/>
        <w:spacing w:before="0" w:after="100" w:afterAutospacing="1"/>
        <w:rPr>
          <w:lang w:val="en-GB"/>
        </w:rPr>
        <w:pPrChange w:id="401" w:author="yw" w:date="2022-03-29T10:55:00Z">
          <w:pPr>
            <w:pStyle w:val="berschrift2"/>
            <w:spacing w:line="360" w:lineRule="auto"/>
          </w:pPr>
        </w:pPrChange>
      </w:pPr>
      <w:r>
        <w:rPr>
          <w:lang w:val="en-GB"/>
        </w:rPr>
        <w:lastRenderedPageBreak/>
        <w:t>Experimental design</w:t>
      </w:r>
    </w:p>
    <w:p w14:paraId="07A8F05F" w14:textId="77777777" w:rsidR="00C17A43" w:rsidRDefault="00795B13">
      <w:pPr>
        <w:pStyle w:val="FirstParagraph"/>
        <w:spacing w:before="0" w:after="100" w:afterAutospacing="1"/>
        <w:rPr>
          <w:lang w:val="en-GB"/>
        </w:rPr>
        <w:pPrChange w:id="402" w:author="yw" w:date="2022-03-29T10:55:00Z">
          <w:pPr>
            <w:pStyle w:val="FirstParagraph"/>
            <w:spacing w:line="360" w:lineRule="auto"/>
          </w:pPr>
        </w:pPrChange>
      </w:pPr>
      <w:r>
        <w:rPr>
          <w:lang w:val="en-GB"/>
        </w:rPr>
        <w:t>The experiment proceeded through the following stages.</w:t>
      </w:r>
    </w:p>
    <w:p w14:paraId="771A20E2" w14:textId="77777777" w:rsidR="00C17A43" w:rsidRDefault="00795B13">
      <w:pPr>
        <w:pStyle w:val="berschrift3"/>
        <w:spacing w:before="0" w:after="100" w:afterAutospacing="1"/>
        <w:rPr>
          <w:lang w:val="en-GB"/>
        </w:rPr>
        <w:pPrChange w:id="403" w:author="yw" w:date="2022-03-29T10:55:00Z">
          <w:pPr>
            <w:pStyle w:val="berschrift3"/>
            <w:spacing w:line="360" w:lineRule="auto"/>
          </w:pPr>
        </w:pPrChange>
      </w:pPr>
      <w:bookmarkStart w:id="404" w:name="training"/>
      <w:r>
        <w:rPr>
          <w:lang w:val="en-GB"/>
        </w:rPr>
        <w:t>Training</w:t>
      </w:r>
    </w:p>
    <w:p w14:paraId="406C7D08" w14:textId="43BCF182" w:rsidR="00C17A43" w:rsidRDefault="00795B13">
      <w:pPr>
        <w:pStyle w:val="FirstParagraph"/>
        <w:spacing w:before="0" w:after="100" w:afterAutospacing="1"/>
        <w:pPrChange w:id="405" w:author="yw" w:date="2022-03-29T10:55:00Z">
          <w:pPr>
            <w:pStyle w:val="FirstParagraph"/>
            <w:spacing w:line="360" w:lineRule="auto"/>
          </w:pPr>
        </w:pPrChange>
      </w:pPr>
      <w:bookmarkStart w:id="406" w:name="serial-reversal-learning-task"/>
      <w:bookmarkEnd w:id="404"/>
      <w:r>
        <w:t xml:space="preserve">On the night the naïve bats were captured and placed into the flight cages, they could receive a reward from any of the flowers whenever they visited them throughout the night. To enable the bats to find the flowers, a small cotton pad soaked in dimethyl </w:t>
      </w:r>
      <w:proofErr w:type="spellStart"/>
      <w:r>
        <w:t>disulphide</w:t>
      </w:r>
      <w:proofErr w:type="spellEnd"/>
      <w:r>
        <w:t xml:space="preserve"> was placed on each flower.</w:t>
      </w:r>
      <w:r w:rsidR="00B64B98">
        <w:t xml:space="preserve"> </w:t>
      </w:r>
      <w:r>
        <w:t>A small drop of honey was applied to the inside of the flowers to encourage the bats to place their heads inside, interrupt the photo gate, and trigger a nectar reward. By the end of the night, all the bats had found the flowers and learned to trigger rewards.</w:t>
      </w:r>
    </w:p>
    <w:p w14:paraId="1D056A5C" w14:textId="77777777" w:rsidR="00C17A43" w:rsidRDefault="00795B13">
      <w:pPr>
        <w:pStyle w:val="Textkrper"/>
        <w:spacing w:before="0" w:after="100" w:afterAutospacing="1"/>
        <w:pPrChange w:id="407" w:author="yw" w:date="2022-03-29T10:55:00Z">
          <w:pPr>
            <w:pStyle w:val="Textkrper"/>
            <w:spacing w:line="360" w:lineRule="auto"/>
          </w:pPr>
        </w:pPrChange>
      </w:pPr>
      <w:r>
        <w:t>The next stage of training involved assigning the bats uniquely to two out of the eight flowers in the array. For an individual animal, only the two flowers assigned to it would elicit rewards from this stage of training until the end of the experiment. This stage was similar to the previous one, except the bats could only trigger a reward at their assigned flowers, and the chemical attractant and honey were not used.</w:t>
      </w:r>
    </w:p>
    <w:p w14:paraId="73CE05B7" w14:textId="44B9D63B" w:rsidR="00C17A43" w:rsidRDefault="00795B13">
      <w:pPr>
        <w:pStyle w:val="Textkrper"/>
        <w:spacing w:before="0" w:after="100" w:afterAutospacing="1"/>
        <w:pPrChange w:id="408" w:author="yw" w:date="2022-03-29T10:55:00Z">
          <w:pPr>
            <w:pStyle w:val="Textkrper"/>
            <w:spacing w:line="360" w:lineRule="auto"/>
          </w:pPr>
        </w:pPrChange>
      </w:pPr>
      <w:r>
        <w:t>To ensure that the bats were familiar with both flowers assigned to them, the</w:t>
      </w:r>
      <w:r w:rsidR="00704A2F">
        <w:t xml:space="preserve"> bats</w:t>
      </w:r>
      <w:r>
        <w:t xml:space="preserve"> went through one final stage of training: forced alternation</w:t>
      </w:r>
      <w:r w:rsidR="007E7976">
        <w:t xml:space="preserve">. The bats received a reward at one of the two flowers for one trial, and then could only receive reward at the other flower for the next trial. In this way </w:t>
      </w:r>
      <w:r w:rsidR="009B183F">
        <w:t xml:space="preserve">the bats had to alternate between the two flowers every single trial. </w:t>
      </w:r>
      <w:r w:rsidR="007E7976">
        <w:t xml:space="preserve"> </w:t>
      </w:r>
    </w:p>
    <w:p w14:paraId="41BE2375" w14:textId="77777777" w:rsidR="00C17A43" w:rsidRDefault="00795B13">
      <w:pPr>
        <w:pStyle w:val="berschrift3"/>
        <w:spacing w:before="0" w:after="100" w:afterAutospacing="1"/>
        <w:rPr>
          <w:lang w:val="en-GB"/>
        </w:rPr>
        <w:pPrChange w:id="409" w:author="yw" w:date="2022-03-29T10:55:00Z">
          <w:pPr>
            <w:pStyle w:val="berschrift3"/>
            <w:spacing w:line="360" w:lineRule="auto"/>
          </w:pPr>
        </w:pPrChange>
      </w:pPr>
      <w:r>
        <w:rPr>
          <w:lang w:val="en-GB"/>
        </w:rPr>
        <w:t>Serial Reversal Learning Task</w:t>
      </w:r>
    </w:p>
    <w:p w14:paraId="36632196" w14:textId="285C6648" w:rsidR="00C17A43" w:rsidRDefault="00795B13">
      <w:pPr>
        <w:pStyle w:val="FirstParagraph"/>
        <w:spacing w:before="0" w:after="100" w:afterAutospacing="1"/>
        <w:pPrChange w:id="410" w:author="yw" w:date="2022-03-29T10:55:00Z">
          <w:pPr>
            <w:pStyle w:val="FirstParagraph"/>
            <w:spacing w:line="360" w:lineRule="auto"/>
          </w:pPr>
        </w:pPrChange>
      </w:pPr>
      <w:bookmarkStart w:id="411" w:name="data-analysis"/>
      <w:bookmarkEnd w:id="398"/>
      <w:bookmarkEnd w:id="406"/>
      <w:r>
        <w:t>In the serial reversal learning task, the bats had continuous access to two flowers: one that gave a 40</w:t>
      </w:r>
      <m:oMath>
        <m:r>
          <w:rPr>
            <w:rFonts w:ascii="Cambria Math" w:hAnsi="Cambria Math"/>
          </w:rPr>
          <m:t xml:space="preserve"> μ</m:t>
        </m:r>
      </m:oMath>
      <w:r>
        <w:t xml:space="preserve">L nectar reward, and one that remained empty. The location of the rewarding flower was not cued; however, after completing the alternation training phase, each bat knew the locations of both flowers that were potentially rewarding to it. After a bat had made 50 visits in total to the two flowers (regardless of relative allocation), a reversal occurred: the previously rewarding flower became the non-rewarding flower and </w:t>
      </w:r>
      <w:r>
        <w:rPr>
          <w:i/>
          <w:iCs/>
        </w:rPr>
        <w:t>vice versa</w:t>
      </w:r>
      <w:r>
        <w:t xml:space="preserve">. Importantly, only visits to the two flowers assigned to a bat counted towards the visit tally. Each set of 50 visits to the assigned two flowers, either at the start of each night or between reversals, was termed a ‘block’. There were six blocks and five reversals per night, unless the bat ceased visiting earlier. This was repeated for three consecutive nights. The same flower started the sequence every night. Consequently, the last flower to be rewarding one night was non-rewarding at the start of the </w:t>
      </w:r>
      <w:commentRangeStart w:id="412"/>
      <w:r>
        <w:t>next</w:t>
      </w:r>
      <w:commentRangeEnd w:id="412"/>
      <w:r w:rsidR="004E292F">
        <w:rPr>
          <w:rStyle w:val="Kommentarzeichen"/>
        </w:rPr>
        <w:commentReference w:id="412"/>
      </w:r>
      <w:r>
        <w:t>.</w:t>
      </w:r>
    </w:p>
    <w:p w14:paraId="140C486B" w14:textId="77777777" w:rsidR="00C17A43" w:rsidRDefault="00795B13">
      <w:pPr>
        <w:pStyle w:val="berschrift2"/>
        <w:spacing w:before="0" w:after="100" w:afterAutospacing="1"/>
        <w:rPr>
          <w:lang w:val="en-GB"/>
        </w:rPr>
        <w:pPrChange w:id="413" w:author="yw" w:date="2022-03-29T10:55:00Z">
          <w:pPr>
            <w:pStyle w:val="berschrift2"/>
            <w:spacing w:line="360" w:lineRule="auto"/>
          </w:pPr>
        </w:pPrChange>
      </w:pPr>
      <w:r>
        <w:rPr>
          <w:lang w:val="en-GB"/>
        </w:rPr>
        <w:t>Data analysis</w:t>
      </w:r>
    </w:p>
    <w:p w14:paraId="3642EAF1" w14:textId="0EBECE11" w:rsidR="00C17A43" w:rsidRDefault="00795B13">
      <w:pPr>
        <w:pStyle w:val="FirstParagraph"/>
        <w:spacing w:before="0" w:after="100" w:afterAutospacing="1"/>
        <w:rPr>
          <w:lang w:val="en-GB"/>
        </w:rPr>
        <w:pPrChange w:id="414" w:author="yw" w:date="2022-03-29T10:55:00Z">
          <w:pPr>
            <w:pStyle w:val="FirstParagraph"/>
            <w:spacing w:line="360" w:lineRule="auto"/>
          </w:pPr>
        </w:pPrChange>
      </w:pPr>
      <w:r>
        <w:rPr>
          <w:lang w:val="en-GB"/>
        </w:rPr>
        <w:t>The raw data collected during this study were the computer logged events of feeder visits</w:t>
      </w:r>
      <w:del w:id="415" w:author="yw" w:date="2022-03-29T17:27:00Z">
        <w:r w:rsidDel="00A478B9">
          <w:rPr>
            <w:lang w:val="en-GB"/>
          </w:rPr>
          <w:delText xml:space="preserve"> recorded in comma-separated value (CSV) files</w:delText>
        </w:r>
      </w:del>
      <w:r>
        <w:rPr>
          <w:lang w:val="en-GB"/>
        </w:rPr>
        <w:t xml:space="preserve">. Each event included the time stamp, animal </w:t>
      </w:r>
      <w:r>
        <w:rPr>
          <w:lang w:val="en-GB"/>
        </w:rPr>
        <w:lastRenderedPageBreak/>
        <w:t xml:space="preserve">ID, photo gate interruption duration and the volume of nectar dispensed. </w:t>
      </w:r>
      <w:del w:id="416" w:author="yw" w:date="2022-03-29T17:35:00Z">
        <w:r w:rsidDel="00B471DA">
          <w:rPr>
            <w:lang w:val="en-GB"/>
          </w:rPr>
          <w:delText xml:space="preserve">The CSV files were read into </w:delText>
        </w:r>
      </w:del>
      <w:r>
        <w:rPr>
          <w:lang w:val="en-GB"/>
        </w:rPr>
        <w:t>R</w:t>
      </w:r>
      <w:del w:id="417" w:author="yw" w:date="2022-03-29T17:35:00Z">
        <w:r w:rsidDel="00B471DA">
          <w:rPr>
            <w:lang w:val="en-GB"/>
          </w:rPr>
          <w:delText>, which</w:delText>
        </w:r>
      </w:del>
      <w:r>
        <w:rPr>
          <w:lang w:val="en-GB"/>
        </w:rPr>
        <w:t xml:space="preserve"> was used for all statistical analyses and creation of plots.</w:t>
      </w:r>
    </w:p>
    <w:p w14:paraId="403BF0A0" w14:textId="76C6F5F4" w:rsidR="00C17A43" w:rsidRDefault="00795B13">
      <w:pPr>
        <w:pStyle w:val="Textkrper"/>
        <w:spacing w:before="0" w:after="100" w:afterAutospacing="1"/>
        <w:rPr>
          <w:lang w:val="en-GB"/>
        </w:rPr>
        <w:pPrChange w:id="418" w:author="yw" w:date="2022-03-29T10:55:00Z">
          <w:pPr>
            <w:pStyle w:val="Textkrper"/>
            <w:spacing w:line="360" w:lineRule="auto"/>
          </w:pPr>
        </w:pPrChange>
      </w:pPr>
      <w:r>
        <w:rPr>
          <w:lang w:val="en-GB"/>
        </w:rPr>
        <w:t xml:space="preserve">All the statistical models were fitted in a Bayesian framework using Hamiltonian Monte Carlo in the R package </w:t>
      </w:r>
      <w:r>
        <w:rPr>
          <w:rStyle w:val="VerbatimChar"/>
          <w:lang w:val="en-GB"/>
        </w:rPr>
        <w:t>brms</w:t>
      </w:r>
      <w:r>
        <w:rPr>
          <w:lang w:val="en-GB"/>
        </w:rPr>
        <w:t xml:space="preserve"> </w:t>
      </w:r>
      <w:r w:rsidR="00394E19">
        <w:rPr>
          <w:lang w:val="en-GB"/>
        </w:rPr>
        <w:t>(</w:t>
      </w:r>
      <w:proofErr w:type="spellStart"/>
      <w:r w:rsidR="00394E19">
        <w:rPr>
          <w:lang w:val="en-GB"/>
        </w:rPr>
        <w:t>Bürkner</w:t>
      </w:r>
      <w:proofErr w:type="spellEnd"/>
      <w:r w:rsidR="00394E19">
        <w:rPr>
          <w:lang w:val="en-GB"/>
        </w:rPr>
        <w:t xml:space="preserve">, 2017) </w:t>
      </w:r>
      <w:r>
        <w:rPr>
          <w:lang w:val="en-GB"/>
        </w:rPr>
        <w:t xml:space="preserve">which is a front-end for </w:t>
      </w:r>
      <w:proofErr w:type="spellStart"/>
      <w:r>
        <w:rPr>
          <w:rStyle w:val="VerbatimChar"/>
          <w:lang w:val="en-GB"/>
        </w:rPr>
        <w:t>rstan</w:t>
      </w:r>
      <w:proofErr w:type="spellEnd"/>
      <w:r>
        <w:rPr>
          <w:lang w:val="en-GB"/>
        </w:rPr>
        <w:t xml:space="preserve"> (</w:t>
      </w:r>
      <w:r w:rsidR="001E5B79">
        <w:rPr>
          <w:lang w:val="en-GB"/>
        </w:rPr>
        <w:t>Carpenter et al., 2017</w:t>
      </w:r>
      <w:r>
        <w:rPr>
          <w:lang w:val="en-GB"/>
        </w:rPr>
        <w:t xml:space="preserve">). The details of these models are provided in the </w:t>
      </w:r>
      <w:r>
        <w:rPr>
          <w:b/>
          <w:bCs/>
          <w:lang w:val="en-GB"/>
        </w:rPr>
        <w:t>Supplementary Material</w:t>
      </w:r>
      <w:r>
        <w:rPr>
          <w:lang w:val="en-GB"/>
        </w:rPr>
        <w:t>.</w:t>
      </w:r>
    </w:p>
    <w:p w14:paraId="692DEBF9" w14:textId="6E0EAFD2" w:rsidR="000E0E93" w:rsidRDefault="00795B13" w:rsidP="00A0482B">
      <w:pPr>
        <w:pStyle w:val="Textkrper"/>
        <w:spacing w:line="360" w:lineRule="auto"/>
        <w:rPr>
          <w:lang w:val="en-GB"/>
        </w:rPr>
      </w:pPr>
      <w:r>
        <w:t xml:space="preserve">Except when stated otherwise, all the visits made by the bats to their two assigned flowers - up to 300 - during a night were included in the analyses (some of the bats did not complete all 300 visits on every night). The bats made some visits and approaches to the flowers that were not assigned to them; however, these were the minority, and were not considered for the analysis (see </w:t>
      </w:r>
      <w:r>
        <w:rPr>
          <w:b/>
          <w:bCs/>
        </w:rPr>
        <w:t>Supplementary Material</w:t>
      </w:r>
      <w:r>
        <w:t xml:space="preserve"> for details). </w:t>
      </w:r>
      <w:ins w:id="419" w:author="yw" w:date="2022-03-29T17:37:00Z">
        <w:r w:rsidR="00B471DA">
          <w:t xml:space="preserve"> </w:t>
        </w:r>
      </w:ins>
      <w:r>
        <w:t xml:space="preserve">At the end of each of the first five blocks, a reversal occurred; the end of the last block was the end of data-collection for the night. Each block was further divided into five bins of ten visits, in order to examine the bats’ </w:t>
      </w:r>
      <w:proofErr w:type="spellStart"/>
      <w:r>
        <w:t>behaviour</w:t>
      </w:r>
      <w:proofErr w:type="spellEnd"/>
      <w:r>
        <w:t xml:space="preserve"> within each block. Generalized linear mixed models were used for the analyses (see </w:t>
      </w:r>
      <w:r>
        <w:rPr>
          <w:b/>
          <w:bCs/>
        </w:rPr>
        <w:t>Supplementary Material</w:t>
      </w:r>
      <w:r>
        <w:t xml:space="preserve"> for details of the model fitting). We report here the mean as a measure of central tendency and the 89% quantile-based credible intervals for the parameters</w:t>
      </w:r>
      <w:r w:rsidR="00025919">
        <w:rPr>
          <w:lang w:val="en-GB"/>
        </w:rPr>
        <w:t xml:space="preserve"> </w:t>
      </w:r>
      <w:r>
        <w:rPr>
          <w:lang w:val="en-GB"/>
        </w:rPr>
        <w:t xml:space="preserve">(89% boundaries are the default for reporting credible intervals </w:t>
      </w:r>
      <w:r w:rsidR="00394E19">
        <w:rPr>
          <w:lang w:val="en-GB"/>
        </w:rPr>
        <w:t>–</w:t>
      </w:r>
      <w:r>
        <w:rPr>
          <w:lang w:val="en-GB"/>
        </w:rPr>
        <w:t xml:space="preserve"> </w:t>
      </w:r>
      <w:proofErr w:type="spellStart"/>
      <w:r w:rsidR="00394E19">
        <w:rPr>
          <w:lang w:val="en-GB"/>
        </w:rPr>
        <w:t>McElreath</w:t>
      </w:r>
      <w:proofErr w:type="spellEnd"/>
      <w:r w:rsidR="00394E19">
        <w:rPr>
          <w:lang w:val="en-GB"/>
        </w:rPr>
        <w:t>, 2020)</w:t>
      </w:r>
      <w:r w:rsidR="00025919">
        <w:rPr>
          <w:lang w:val="en-GB"/>
        </w:rPr>
        <w:t>.</w:t>
      </w:r>
      <w:r w:rsidR="00394E19">
        <w:rPr>
          <w:lang w:val="en-GB"/>
        </w:rPr>
        <w:t xml:space="preserve"> </w:t>
      </w:r>
      <w:r w:rsidR="008E6BC7">
        <w:rPr>
          <w:lang w:val="en-GB"/>
        </w:rPr>
        <w:t>To aid in the interpretation of the</w:t>
      </w:r>
      <w:r w:rsidR="00E42B77">
        <w:rPr>
          <w:lang w:val="en-GB"/>
        </w:rPr>
        <w:t xml:space="preserve"> </w:t>
      </w:r>
      <w:r w:rsidR="008E6BC7">
        <w:rPr>
          <w:lang w:val="en-GB"/>
        </w:rPr>
        <w:t>p</w:t>
      </w:r>
      <w:r w:rsidR="00E42B77">
        <w:rPr>
          <w:lang w:val="en-GB"/>
        </w:rPr>
        <w:t xml:space="preserve">arameter values </w:t>
      </w:r>
      <w:r w:rsidR="008E6BC7">
        <w:rPr>
          <w:lang w:val="en-GB"/>
        </w:rPr>
        <w:t xml:space="preserve">of the models </w:t>
      </w:r>
      <w:r w:rsidR="00E42B77">
        <w:rPr>
          <w:lang w:val="en-GB"/>
        </w:rPr>
        <w:t xml:space="preserve">we also present plots of the conditional effects of the predictor variables. </w:t>
      </w:r>
    </w:p>
    <w:p w14:paraId="2B77CB2F" w14:textId="447C09C5" w:rsidR="00C17A43" w:rsidDel="00A0482B" w:rsidRDefault="00795B13" w:rsidP="00A0482B">
      <w:pPr>
        <w:pStyle w:val="Textkrper"/>
        <w:spacing w:before="0" w:after="100" w:afterAutospacing="1"/>
        <w:rPr>
          <w:del w:id="420" w:author="yw" w:date="2022-03-30T04:48:00Z"/>
          <w:lang w:val="en-GB"/>
        </w:rPr>
        <w:pPrChange w:id="421" w:author="yw" w:date="2022-03-30T04:48:00Z">
          <w:pPr>
            <w:pStyle w:val="Textkrper"/>
            <w:spacing w:line="360" w:lineRule="auto"/>
          </w:pPr>
        </w:pPrChange>
      </w:pPr>
      <w:r>
        <w:rPr>
          <w:lang w:val="en-GB"/>
        </w:rPr>
        <w:t xml:space="preserve">We investigated the effect of experimental night and block on the number of perseverative visits, i.e., consecutive visits to the previously-rewarding option just after the occurrence of a reversal; and the effect of experimental night, block and bin on the proportion of visits to the rewarding flower. The proportion of visits to the rewarding flower was calculated as the number of visits to the S+ divided by total number of visits to both the S+ and S-, and we denote this as the </w:t>
      </w:r>
      <w:proofErr w:type="spellStart"/>
      <w:r>
        <w:rPr>
          <w:lang w:val="en-GB"/>
        </w:rPr>
        <w:t>Prop</w:t>
      </w:r>
      <w:r>
        <w:rPr>
          <w:vertAlign w:val="subscript"/>
          <w:lang w:val="en-GB"/>
        </w:rPr>
        <w:t>rew</w:t>
      </w:r>
      <w:proofErr w:type="spellEnd"/>
      <w:r>
        <w:rPr>
          <w:lang w:val="en-GB"/>
        </w:rPr>
        <w:t>:</w:t>
      </w:r>
    </w:p>
    <w:p w14:paraId="2DBA92D5" w14:textId="21440E6B" w:rsidR="00C17A43" w:rsidRDefault="00795B13" w:rsidP="00A0482B">
      <w:pPr>
        <w:pStyle w:val="Textkrper"/>
        <w:spacing w:before="0" w:after="100" w:afterAutospacing="1"/>
        <w:rPr>
          <w:lang w:val="en-GB"/>
        </w:rPr>
        <w:pPrChange w:id="422" w:author="yw" w:date="2022-03-30T04:48:00Z">
          <w:pPr>
            <w:pStyle w:val="Textkrper"/>
            <w:spacing w:line="360" w:lineRule="auto"/>
          </w:pPr>
        </w:pPrChange>
      </w:pPr>
      <m:oMathPara>
        <m:oMathParaPr>
          <m:jc m:val="center"/>
        </m:oMathParaPr>
        <m:oMath>
          <m:r>
            <w:del w:id="423" w:author="yw" w:date="2022-03-30T04:48:00Z">
              <m:rPr>
                <m:sty m:val="p"/>
              </m:rPr>
              <w:rPr>
                <w:rFonts w:ascii="Cambria Math" w:hAnsi="Cambria Math"/>
                <w:lang w:val="en-GB"/>
              </w:rPr>
              <m:t>Pro</m:t>
            </w:del>
          </m:r>
          <m:sSub>
            <m:sSubPr>
              <m:ctrlPr>
                <w:del w:id="424" w:author="yw" w:date="2022-03-30T04:48:00Z">
                  <w:rPr>
                    <w:rFonts w:ascii="Cambria Math" w:hAnsi="Cambria Math"/>
                    <w:lang w:val="en-GB"/>
                  </w:rPr>
                </w:del>
              </m:ctrlPr>
            </m:sSubPr>
            <m:e>
              <m:r>
                <w:del w:id="425" w:author="yw" w:date="2022-03-30T04:48:00Z">
                  <m:rPr>
                    <m:sty m:val="p"/>
                  </m:rPr>
                  <w:rPr>
                    <w:rFonts w:ascii="Cambria Math" w:hAnsi="Cambria Math"/>
                    <w:lang w:val="en-GB"/>
                  </w:rPr>
                  <m:t>p</m:t>
                </w:del>
              </m:r>
            </m:e>
            <m:sub>
              <m:r>
                <w:del w:id="426" w:author="yw" w:date="2022-03-30T04:48:00Z">
                  <m:rPr>
                    <m:sty m:val="p"/>
                  </m:rPr>
                  <w:rPr>
                    <w:rFonts w:ascii="Cambria Math" w:hAnsi="Cambria Math"/>
                    <w:lang w:val="en-GB"/>
                  </w:rPr>
                  <m:t>rew</m:t>
                </w:del>
              </m:r>
            </m:sub>
          </m:sSub>
          <m:r>
            <w:del w:id="427" w:author="yw" w:date="2022-03-30T04:48:00Z">
              <m:rPr>
                <m:sty m:val="p"/>
              </m:rPr>
              <w:rPr>
                <w:rFonts w:ascii="Cambria Math" w:hAnsi="Cambria Math"/>
                <w:lang w:val="en-GB"/>
              </w:rPr>
              <m:t>=</m:t>
            </w:del>
          </m:r>
          <m:f>
            <m:fPr>
              <m:ctrlPr>
                <w:del w:id="428" w:author="yw" w:date="2022-03-30T04:48:00Z">
                  <w:rPr>
                    <w:rFonts w:ascii="Cambria Math" w:hAnsi="Cambria Math"/>
                    <w:lang w:val="en-GB"/>
                  </w:rPr>
                </w:del>
              </m:ctrlPr>
            </m:fPr>
            <m:num>
              <m:r>
                <w:del w:id="429" w:author="yw" w:date="2022-03-30T04:48:00Z">
                  <m:rPr>
                    <m:sty m:val="p"/>
                  </m:rPr>
                  <w:rPr>
                    <w:rFonts w:ascii="Cambria Math" w:hAnsi="Cambria Math"/>
                    <w:lang w:val="en-GB"/>
                  </w:rPr>
                  <m:t>(</m:t>
                </w:del>
              </m:r>
              <m:r>
                <w:del w:id="430" w:author="yw" w:date="2022-03-30T04:48:00Z">
                  <w:rPr>
                    <w:rFonts w:ascii="Cambria Math" w:hAnsi="Cambria Math"/>
                    <w:lang w:val="en-GB"/>
                  </w:rPr>
                  <m:t>Number of visits to the S</m:t>
                </w:del>
              </m:r>
              <m:r>
                <w:del w:id="431" w:author="yw" w:date="2022-03-30T04:48:00Z">
                  <m:rPr>
                    <m:sty m:val="p"/>
                  </m:rPr>
                  <w:rPr>
                    <w:rFonts w:ascii="Cambria Math" w:hAnsi="Cambria Math"/>
                    <w:lang w:val="en-GB"/>
                  </w:rPr>
                  <m:t>+)</m:t>
                </w:del>
              </m:r>
            </m:num>
            <m:den>
              <m:r>
                <w:del w:id="432" w:author="yw" w:date="2022-03-30T04:48:00Z">
                  <m:rPr>
                    <m:sty m:val="p"/>
                  </m:rPr>
                  <w:rPr>
                    <w:rFonts w:ascii="Cambria Math" w:hAnsi="Cambria Math"/>
                    <w:lang w:val="en-GB"/>
                  </w:rPr>
                  <m:t>(</m:t>
                </w:del>
              </m:r>
              <m:r>
                <w:del w:id="433" w:author="yw" w:date="2022-03-30T04:48:00Z">
                  <w:rPr>
                    <w:rFonts w:ascii="Cambria Math" w:hAnsi="Cambria Math"/>
                    <w:lang w:val="en-GB"/>
                  </w:rPr>
                  <m:t>Number of visits to the S</m:t>
                </w:del>
              </m:r>
              <m:r>
                <w:del w:id="434" w:author="yw" w:date="2022-03-30T04:48:00Z">
                  <m:rPr>
                    <m:sty m:val="p"/>
                  </m:rPr>
                  <w:rPr>
                    <w:rFonts w:ascii="Cambria Math" w:hAnsi="Cambria Math"/>
                    <w:lang w:val="en-GB"/>
                  </w:rPr>
                  <m:t>+)+(</m:t>
                </w:del>
              </m:r>
              <m:r>
                <w:del w:id="435" w:author="yw" w:date="2022-03-30T04:48:00Z">
                  <w:rPr>
                    <w:rFonts w:ascii="Cambria Math" w:hAnsi="Cambria Math"/>
                    <w:lang w:val="en-GB"/>
                  </w:rPr>
                  <m:t>Number of visits to the S</m:t>
                </w:del>
              </m:r>
              <m:r>
                <w:del w:id="436" w:author="yw" w:date="2022-03-30T04:48:00Z">
                  <m:rPr>
                    <m:sty m:val="p"/>
                  </m:rPr>
                  <w:rPr>
                    <w:rFonts w:ascii="Cambria Math" w:hAnsi="Cambria Math"/>
                    <w:lang w:val="en-GB"/>
                  </w:rPr>
                  <m:t>-)</m:t>
                </w:del>
              </m:r>
            </m:den>
          </m:f>
        </m:oMath>
      </m:oMathPara>
    </w:p>
    <w:p w14:paraId="3058EFFD" w14:textId="62D5CCAF" w:rsidR="00A0482B" w:rsidRDefault="00A0482B">
      <w:pPr>
        <w:pStyle w:val="FirstParagraph"/>
        <w:spacing w:before="0" w:after="100" w:afterAutospacing="1"/>
        <w:rPr>
          <w:ins w:id="437" w:author="yw" w:date="2022-03-30T04:48:00Z"/>
        </w:rPr>
      </w:pPr>
      <w:ins w:id="438" w:author="yw" w:date="2022-03-30T04:49:00Z">
        <w:r>
          <w:t>[</w:t>
        </w:r>
      </w:ins>
      <w:ins w:id="439" w:author="yw" w:date="2022-03-30T04:48:00Z">
        <w:r>
          <w:t>I</w:t>
        </w:r>
      </w:ins>
      <w:ins w:id="440" w:author="yw" w:date="2022-03-31T08:33:00Z">
        <w:r w:rsidR="0038791A">
          <w:t xml:space="preserve"> would think that t</w:t>
        </w:r>
      </w:ins>
      <w:ins w:id="441" w:author="yw" w:date="2022-03-30T04:49:00Z">
        <w:r>
          <w:t>his</w:t>
        </w:r>
      </w:ins>
      <w:ins w:id="442" w:author="yw" w:date="2022-03-31T08:33:00Z">
        <w:r w:rsidR="0038791A">
          <w:t xml:space="preserve"> is</w:t>
        </w:r>
      </w:ins>
      <w:ins w:id="443" w:author="yw" w:date="2022-03-30T04:49:00Z">
        <w:r>
          <w:t xml:space="preserve"> too trivial to </w:t>
        </w:r>
      </w:ins>
      <w:ins w:id="444" w:author="yw" w:date="2022-03-31T08:34:00Z">
        <w:r w:rsidR="0038791A">
          <w:t xml:space="preserve">merit </w:t>
        </w:r>
      </w:ins>
      <w:ins w:id="445" w:author="yw" w:date="2022-03-30T04:49:00Z">
        <w:r>
          <w:t>an equation</w:t>
        </w:r>
      </w:ins>
      <w:ins w:id="446" w:author="yw" w:date="2022-03-31T08:34:00Z">
        <w:r w:rsidR="0038791A">
          <w:t>.</w:t>
        </w:r>
      </w:ins>
      <w:ins w:id="447" w:author="yw" w:date="2022-03-30T04:49:00Z">
        <w:r>
          <w:t xml:space="preserve"> This is standard procedure and the text before the equation already says it all. </w:t>
        </w:r>
        <w:r w:rsidR="00100DDB">
          <w:t>]</w:t>
        </w:r>
      </w:ins>
    </w:p>
    <w:p w14:paraId="12326EA8" w14:textId="52054C9C" w:rsidR="00733DEA" w:rsidRPr="00056F38" w:rsidRDefault="00795B13">
      <w:pPr>
        <w:pStyle w:val="FirstParagraph"/>
        <w:spacing w:before="0" w:after="100" w:afterAutospacing="1"/>
        <w:pPrChange w:id="448" w:author="yw" w:date="2022-03-29T10:55:00Z">
          <w:pPr>
            <w:pStyle w:val="FirstParagraph"/>
            <w:spacing w:line="360" w:lineRule="auto"/>
          </w:pPr>
        </w:pPrChange>
      </w:pPr>
      <w:r>
        <w:t xml:space="preserve">After examining these results, we conducted further post-hoc exploratory analyses. We investigated the effect of the first night and first block of a night as predictor variables separate from the </w:t>
      </w:r>
      <w:proofErr w:type="spellStart"/>
      <w:r>
        <w:t>later</w:t>
      </w:r>
      <w:proofErr w:type="spellEnd"/>
      <w:r>
        <w:t xml:space="preserve"> two nights and the later five blocks on </w:t>
      </w:r>
      <w:proofErr w:type="spellStart"/>
      <w:r>
        <w:t>Prop</w:t>
      </w:r>
      <w:r>
        <w:rPr>
          <w:vertAlign w:val="subscript"/>
        </w:rPr>
        <w:t>rew</w:t>
      </w:r>
      <w:proofErr w:type="spellEnd"/>
      <w:r>
        <w:t xml:space="preserve">. This was because the </w:t>
      </w:r>
      <w:r w:rsidR="00704A2F">
        <w:t xml:space="preserve">bats </w:t>
      </w:r>
      <w:r>
        <w:t>had had no prior experience of any reversals on the first night, and during the first block of every night, the</w:t>
      </w:r>
      <w:r w:rsidR="00704A2F">
        <w:t xml:space="preserve"> bats</w:t>
      </w:r>
      <w:r>
        <w:t xml:space="preserve"> had not yet experienced any reversals</w:t>
      </w:r>
      <w:r w:rsidR="00704A2F">
        <w:t xml:space="preserve"> that night</w:t>
      </w:r>
      <w:r>
        <w:t>. Thus</w:t>
      </w:r>
      <w:r w:rsidR="00A24CDC">
        <w:t>,</w:t>
      </w:r>
      <w:r>
        <w:t xml:space="preserve"> night </w:t>
      </w:r>
      <w:r>
        <w:lastRenderedPageBreak/>
        <w:t>and block were taken as categorical variables with levels ‘first night’ and ‘later nights’; and ‘first block’ and ‘later blocks’ respectively.</w:t>
      </w:r>
      <w:r w:rsidR="00733DEA">
        <w:t xml:space="preserve"> Then the analysis of the effect of experimental night, block and bin on the </w:t>
      </w:r>
      <w:proofErr w:type="spellStart"/>
      <w:r w:rsidR="00733DEA">
        <w:t>Prop</w:t>
      </w:r>
      <w:r w:rsidR="00733DEA" w:rsidRPr="0017467E">
        <w:rPr>
          <w:vertAlign w:val="subscript"/>
        </w:rPr>
        <w:t>rew</w:t>
      </w:r>
      <w:proofErr w:type="spellEnd"/>
      <w:r w:rsidR="00733DEA">
        <w:rPr>
          <w:vertAlign w:val="subscript"/>
        </w:rPr>
        <w:t xml:space="preserve"> </w:t>
      </w:r>
      <w:r w:rsidR="00733DEA">
        <w:t>described above was repeated</w:t>
      </w:r>
      <w:r w:rsidR="00056F38">
        <w:t xml:space="preserve">, but the data from the first block of every night was removed to see if the decrease in the </w:t>
      </w:r>
      <w:proofErr w:type="spellStart"/>
      <w:r w:rsidR="00056F38">
        <w:t>Prop</w:t>
      </w:r>
      <w:r w:rsidR="00056F38" w:rsidRPr="0017467E">
        <w:rPr>
          <w:vertAlign w:val="subscript"/>
        </w:rPr>
        <w:t>rew</w:t>
      </w:r>
      <w:proofErr w:type="spellEnd"/>
      <w:r w:rsidR="00056F38">
        <w:rPr>
          <w:vertAlign w:val="subscript"/>
        </w:rPr>
        <w:t xml:space="preserve"> </w:t>
      </w:r>
      <w:r w:rsidR="00056F38">
        <w:t xml:space="preserve">due to the effect of block still remained. </w:t>
      </w:r>
    </w:p>
    <w:p w14:paraId="2F42B288" w14:textId="3E6AEDDE" w:rsidR="00C17A43" w:rsidRDefault="00795B13">
      <w:pPr>
        <w:pStyle w:val="Textkrper"/>
        <w:spacing w:before="0" w:after="100" w:afterAutospacing="1"/>
        <w:rPr>
          <w:lang w:val="en-GB"/>
        </w:rPr>
        <w:pPrChange w:id="449" w:author="yw" w:date="2022-03-29T10:55:00Z">
          <w:pPr>
            <w:pStyle w:val="Textkrper"/>
            <w:spacing w:line="360" w:lineRule="auto"/>
          </w:pPr>
        </w:pPrChange>
      </w:pPr>
      <w:r>
        <w:rPr>
          <w:lang w:val="en-GB"/>
        </w:rPr>
        <w:t xml:space="preserve">A few of the results report 95% confidence intervals, as opposed to credible intervals, and these are noted specifically. The confidence intervals were calculated by non-parametric bootstrapping without assuming a normal distribution of the data, using the </w:t>
      </w:r>
      <w:proofErr w:type="spellStart"/>
      <w:r>
        <w:rPr>
          <w:rStyle w:val="VerbatimChar"/>
          <w:lang w:val="en-GB"/>
        </w:rPr>
        <w:t>Hmisc</w:t>
      </w:r>
      <w:proofErr w:type="spellEnd"/>
      <w:r>
        <w:rPr>
          <w:lang w:val="en-GB"/>
        </w:rPr>
        <w:t xml:space="preserve"> package </w:t>
      </w:r>
      <w:r w:rsidR="00C0389E">
        <w:rPr>
          <w:lang w:val="en-GB"/>
        </w:rPr>
        <w:t xml:space="preserve">(Harrell and Dupont, 2007). </w:t>
      </w:r>
    </w:p>
    <w:p w14:paraId="2CC7D0F1" w14:textId="77777777" w:rsidR="00C17A43" w:rsidRDefault="00795B13">
      <w:pPr>
        <w:pStyle w:val="Textkrper"/>
        <w:spacing w:before="0" w:after="100" w:afterAutospacing="1"/>
        <w:rPr>
          <w:lang w:val="en-GB"/>
        </w:rPr>
        <w:pPrChange w:id="450" w:author="yw" w:date="2022-03-29T10:55:00Z">
          <w:pPr>
            <w:pStyle w:val="Textkrper"/>
            <w:spacing w:line="360" w:lineRule="auto"/>
          </w:pPr>
        </w:pPrChange>
      </w:pPr>
      <w:r>
        <w:rPr>
          <w:lang w:val="en-GB"/>
        </w:rPr>
        <w:t>All statistical analyses and creation of plots were done in R.</w:t>
      </w:r>
    </w:p>
    <w:p w14:paraId="08A7769C" w14:textId="77777777" w:rsidR="00C17A43" w:rsidRDefault="00795B13">
      <w:pPr>
        <w:pStyle w:val="berschrift2"/>
        <w:spacing w:before="0" w:after="100" w:afterAutospacing="1"/>
        <w:rPr>
          <w:lang w:val="en-GB"/>
        </w:rPr>
        <w:pPrChange w:id="451" w:author="yw" w:date="2022-03-29T10:55:00Z">
          <w:pPr>
            <w:pStyle w:val="berschrift2"/>
            <w:spacing w:line="360" w:lineRule="auto"/>
          </w:pPr>
        </w:pPrChange>
      </w:pPr>
      <w:bookmarkStart w:id="452" w:name="data-availability"/>
      <w:bookmarkEnd w:id="411"/>
      <w:r>
        <w:rPr>
          <w:lang w:val="en-GB"/>
        </w:rPr>
        <w:t>Data availability</w:t>
      </w:r>
    </w:p>
    <w:p w14:paraId="1B7DF5F9" w14:textId="77777777" w:rsidR="00C17A43" w:rsidRDefault="00795B13">
      <w:pPr>
        <w:pStyle w:val="FirstParagraph"/>
        <w:spacing w:before="0" w:after="100" w:afterAutospacing="1"/>
        <w:rPr>
          <w:lang w:val="en-GB"/>
        </w:rPr>
        <w:pPrChange w:id="453" w:author="yw" w:date="2022-03-29T10:55:00Z">
          <w:pPr>
            <w:pStyle w:val="FirstParagraph"/>
            <w:spacing w:line="360" w:lineRule="auto"/>
          </w:pPr>
        </w:pPrChange>
      </w:pPr>
      <w:r>
        <w:rPr>
          <w:lang w:val="en-GB"/>
        </w:rPr>
        <w:t>All data and analysis code are available online at …..</w:t>
      </w:r>
    </w:p>
    <w:p w14:paraId="4A5206E1" w14:textId="77777777" w:rsidR="00C17A43" w:rsidRDefault="00795B13">
      <w:pPr>
        <w:pStyle w:val="berschrift1"/>
        <w:spacing w:before="0" w:after="100" w:afterAutospacing="1"/>
        <w:rPr>
          <w:lang w:val="en-GB"/>
        </w:rPr>
        <w:pPrChange w:id="454" w:author="yw" w:date="2022-03-29T10:55:00Z">
          <w:pPr>
            <w:pStyle w:val="berschrift1"/>
            <w:spacing w:line="360" w:lineRule="auto"/>
          </w:pPr>
        </w:pPrChange>
      </w:pPr>
      <w:bookmarkStart w:id="455" w:name="results"/>
      <w:bookmarkEnd w:id="360"/>
      <w:bookmarkEnd w:id="452"/>
      <w:r>
        <w:rPr>
          <w:lang w:val="en-GB"/>
        </w:rPr>
        <w:t>Results</w:t>
      </w:r>
    </w:p>
    <w:p w14:paraId="47DED322" w14:textId="77777777" w:rsidR="00C17A43" w:rsidRDefault="00795B13">
      <w:pPr>
        <w:pStyle w:val="berschrift2"/>
        <w:spacing w:before="0" w:after="100" w:afterAutospacing="1"/>
        <w:rPr>
          <w:lang w:val="en-GB"/>
        </w:rPr>
        <w:pPrChange w:id="456" w:author="yw" w:date="2022-03-29T10:55:00Z">
          <w:pPr>
            <w:pStyle w:val="berschrift2"/>
            <w:spacing w:line="360" w:lineRule="auto"/>
          </w:pPr>
        </w:pPrChange>
      </w:pPr>
      <w:bookmarkStart w:id="457" w:name="confirmatory-analyses"/>
      <w:r>
        <w:rPr>
          <w:lang w:val="en-GB"/>
        </w:rPr>
        <w:t>Confirmatory analyses</w:t>
      </w:r>
    </w:p>
    <w:p w14:paraId="4A56A0AF" w14:textId="1B27523A" w:rsidR="00C17A43" w:rsidRDefault="00795B13">
      <w:pPr>
        <w:pStyle w:val="berschrift3"/>
        <w:spacing w:before="0" w:after="100" w:afterAutospacing="1"/>
        <w:rPr>
          <w:lang w:val="en-GB"/>
        </w:rPr>
        <w:pPrChange w:id="458" w:author="yw" w:date="2022-03-29T10:55:00Z">
          <w:pPr>
            <w:pStyle w:val="berschrift3"/>
            <w:spacing w:line="360" w:lineRule="auto"/>
          </w:pPr>
        </w:pPrChange>
      </w:pPr>
      <w:bookmarkStart w:id="459" w:name="Xf07cd700273315070f19cf5cd81e554da13bf62"/>
      <w:r>
        <w:rPr>
          <w:lang w:val="en-GB"/>
        </w:rPr>
        <w:t xml:space="preserve">Bats made </w:t>
      </w:r>
      <w:r w:rsidR="00CC2DFF">
        <w:rPr>
          <w:lang w:val="en-GB"/>
        </w:rPr>
        <w:t>the majority of their visits to the rewarding option</w:t>
      </w:r>
    </w:p>
    <w:p w14:paraId="785F3189" w14:textId="128F005F" w:rsidR="00C17A43" w:rsidRDefault="00795B13">
      <w:pPr>
        <w:pStyle w:val="FirstParagraph"/>
        <w:spacing w:before="0" w:after="100" w:afterAutospacing="1"/>
        <w:rPr>
          <w:lang w:val="en-GB"/>
        </w:rPr>
        <w:pPrChange w:id="460" w:author="yw" w:date="2022-03-29T10:55:00Z">
          <w:pPr>
            <w:pStyle w:val="FirstParagraph"/>
            <w:spacing w:line="360" w:lineRule="auto"/>
          </w:pPr>
        </w:pPrChange>
      </w:pPr>
      <w:r>
        <w:rPr>
          <w:lang w:val="en-GB"/>
        </w:rPr>
        <w:t>The bats made a very high number of visits to the rewarding option, quickly abandoning an option when it stopped being rewarding after a reversal and switching to the other (Figure 2). A consistent pattern emerged over all three nights: a s</w:t>
      </w:r>
      <w:bookmarkStart w:id="461" w:name="_GoBack"/>
      <w:bookmarkEnd w:id="461"/>
      <w:r>
        <w:rPr>
          <w:lang w:val="en-GB"/>
        </w:rPr>
        <w:t xml:space="preserve">harp decrease in the proportion of visits to the formerly rewarding option immediately following a reversal, </w:t>
      </w:r>
      <w:ins w:id="462" w:author="yw" w:date="2022-03-30T04:52:00Z">
        <w:r w:rsidR="00100DDB">
          <w:rPr>
            <w:lang w:val="en-GB"/>
          </w:rPr>
          <w:t xml:space="preserve">and a </w:t>
        </w:r>
      </w:ins>
      <w:ins w:id="463" w:author="yw" w:date="2022-03-30T04:53:00Z">
        <w:r w:rsidR="00100DDB">
          <w:rPr>
            <w:lang w:val="en-GB"/>
          </w:rPr>
          <w:t>simultaneous</w:t>
        </w:r>
      </w:ins>
      <w:ins w:id="464" w:author="yw" w:date="2022-03-30T04:52:00Z">
        <w:r w:rsidR="00100DDB">
          <w:rPr>
            <w:lang w:val="en-GB"/>
          </w:rPr>
          <w:t xml:space="preserve"> </w:t>
        </w:r>
      </w:ins>
      <w:del w:id="465" w:author="yw" w:date="2022-03-30T04:52:00Z">
        <w:r w:rsidR="00AE2196" w:rsidDel="00100DDB">
          <w:rPr>
            <w:lang w:val="en-GB"/>
          </w:rPr>
          <w:delText>followed by</w:delText>
        </w:r>
        <w:r w:rsidDel="00100DDB">
          <w:rPr>
            <w:lang w:val="en-GB"/>
          </w:rPr>
          <w:delText xml:space="preserve"> a </w:delText>
        </w:r>
      </w:del>
      <w:r>
        <w:rPr>
          <w:lang w:val="en-GB"/>
        </w:rPr>
        <w:t>rapid increase in visits to the newly rewarding option. There are two particularly interesting points about this overall pattern: the behaviour during the first bins of each block; and the changes between the first night and the following two nights.</w:t>
      </w:r>
    </w:p>
    <w:p w14:paraId="76FC5E69" w14:textId="4238559E" w:rsidR="00C17A43" w:rsidRDefault="00795B13">
      <w:pPr>
        <w:pStyle w:val="Textkrper"/>
        <w:spacing w:before="0" w:after="100" w:afterAutospacing="1"/>
        <w:rPr>
          <w:lang w:val="en-GB"/>
        </w:rPr>
        <w:pPrChange w:id="466" w:author="yw" w:date="2022-03-29T10:55:00Z">
          <w:pPr>
            <w:pStyle w:val="Textkrper"/>
            <w:spacing w:line="360" w:lineRule="auto"/>
          </w:pPr>
        </w:pPrChange>
      </w:pPr>
      <w:r>
        <w:rPr>
          <w:lang w:val="en-GB"/>
        </w:rPr>
        <w:t xml:space="preserve">At the start of the first night, in the very first bin of ten visits when the bats did not yet have any information about the available options and had never experienced a reversal, the </w:t>
      </w:r>
      <w:proofErr w:type="spellStart"/>
      <w:r>
        <w:rPr>
          <w:lang w:val="en-GB"/>
        </w:rPr>
        <w:t>Prop</w:t>
      </w:r>
      <w:r>
        <w:rPr>
          <w:vertAlign w:val="subscript"/>
          <w:lang w:val="en-GB"/>
        </w:rPr>
        <w:t>rew</w:t>
      </w:r>
      <w:proofErr w:type="spellEnd"/>
      <w:r>
        <w:rPr>
          <w:lang w:val="en-GB"/>
        </w:rPr>
        <w:t xml:space="preserve"> (the proportion of visits to the rewarding option) averaged across individuals was </w:t>
      </w:r>
      <w:del w:id="467" w:author="yw" w:date="2022-03-30T04:55:00Z">
        <w:r w:rsidDel="00100DDB">
          <w:rPr>
            <w:lang w:val="en-GB"/>
          </w:rPr>
          <w:delText>close to</w:delText>
        </w:r>
      </w:del>
      <w:ins w:id="468" w:author="yw" w:date="2022-03-30T04:55:00Z">
        <w:r w:rsidR="00100DDB">
          <w:rPr>
            <w:lang w:val="en-GB"/>
          </w:rPr>
          <w:t xml:space="preserve"> at</w:t>
        </w:r>
      </w:ins>
      <w:r>
        <w:rPr>
          <w:lang w:val="en-GB"/>
        </w:rPr>
        <w:t xml:space="preserve"> chance</w:t>
      </w:r>
      <w:ins w:id="469" w:author="yw" w:date="2022-03-30T04:55:00Z">
        <w:r w:rsidR="00100DDB">
          <w:rPr>
            <w:lang w:val="en-GB"/>
          </w:rPr>
          <w:t xml:space="preserve"> level</w:t>
        </w:r>
      </w:ins>
      <w:r>
        <w:rPr>
          <w:lang w:val="en-GB"/>
        </w:rPr>
        <w:t>: 54.5% [95% CI 46.8, 62.3]</w:t>
      </w:r>
      <w:r w:rsidR="00510A12">
        <w:rPr>
          <w:lang w:val="en-GB"/>
        </w:rPr>
        <w:t>, about 5 out of the 10 visits</w:t>
      </w:r>
      <w:r>
        <w:rPr>
          <w:lang w:val="en-GB"/>
        </w:rPr>
        <w:t xml:space="preserve">. Within the next ten visits however, </w:t>
      </w:r>
      <w:proofErr w:type="spellStart"/>
      <w:r>
        <w:rPr>
          <w:lang w:val="en-GB"/>
        </w:rPr>
        <w:t>Prop</w:t>
      </w:r>
      <w:r>
        <w:rPr>
          <w:vertAlign w:val="subscript"/>
          <w:lang w:val="en-GB"/>
        </w:rPr>
        <w:t>rew</w:t>
      </w:r>
      <w:proofErr w:type="spellEnd"/>
      <w:r>
        <w:rPr>
          <w:lang w:val="en-GB"/>
        </w:rPr>
        <w:t xml:space="preserve"> increased to 92.1% [95% CI 87.1, 96.4] and by the last bin of this first block was 99.3% [95% CI 97.9, 100]. Immediately after the first experience of a reversal, the </w:t>
      </w:r>
      <w:proofErr w:type="spellStart"/>
      <w:r>
        <w:rPr>
          <w:lang w:val="en-GB"/>
        </w:rPr>
        <w:t>Prop</w:t>
      </w:r>
      <w:r>
        <w:rPr>
          <w:vertAlign w:val="subscript"/>
          <w:lang w:val="en-GB"/>
        </w:rPr>
        <w:t>rew</w:t>
      </w:r>
      <w:proofErr w:type="spellEnd"/>
      <w:r>
        <w:rPr>
          <w:lang w:val="en-GB"/>
        </w:rPr>
        <w:t xml:space="preserve"> dropped down to 13.6% [95% CI 8.4, 18.8] in the first ten visits, but came back up to 96.4% [95% CI 92.9, 99.3] by the last bin of this block.</w:t>
      </w:r>
    </w:p>
    <w:p w14:paraId="4ABED5E9" w14:textId="6CDBF344" w:rsidR="00C17A43" w:rsidRDefault="00795B13">
      <w:pPr>
        <w:pStyle w:val="Textkrper"/>
        <w:spacing w:before="0" w:after="100" w:afterAutospacing="1"/>
        <w:rPr>
          <w:ins w:id="470" w:author="yw" w:date="2022-03-30T05:20:00Z"/>
          <w:lang w:val="en-GB"/>
        </w:rPr>
      </w:pPr>
      <w:r>
        <w:rPr>
          <w:lang w:val="en-GB"/>
        </w:rPr>
        <w:t xml:space="preserve">At the very start of the second and third nights, in the first bin of visits before any experience of a reversal on that night, the average </w:t>
      </w:r>
      <w:proofErr w:type="spellStart"/>
      <w:r>
        <w:rPr>
          <w:lang w:val="en-GB"/>
        </w:rPr>
        <w:t>Prop</w:t>
      </w:r>
      <w:r>
        <w:rPr>
          <w:vertAlign w:val="subscript"/>
          <w:lang w:val="en-GB"/>
        </w:rPr>
        <w:t>rew</w:t>
      </w:r>
      <w:proofErr w:type="spellEnd"/>
      <w:r>
        <w:rPr>
          <w:lang w:val="en-GB"/>
        </w:rPr>
        <w:t xml:space="preserve"> of all the bats was 69.8% [95% CI 64.6, 74.7]</w:t>
      </w:r>
      <w:r w:rsidR="00256252">
        <w:rPr>
          <w:lang w:val="en-GB"/>
        </w:rPr>
        <w:t>, about 7 out of the 10 visits</w:t>
      </w:r>
      <w:r>
        <w:rPr>
          <w:lang w:val="en-GB"/>
        </w:rPr>
        <w:t xml:space="preserve">. This was significantly higher than random choice and higher than the </w:t>
      </w:r>
      <w:proofErr w:type="spellStart"/>
      <w:r>
        <w:rPr>
          <w:lang w:val="en-GB"/>
        </w:rPr>
        <w:t>Prop</w:t>
      </w:r>
      <w:r>
        <w:rPr>
          <w:vertAlign w:val="subscript"/>
          <w:lang w:val="en-GB"/>
        </w:rPr>
        <w:t>rew</w:t>
      </w:r>
      <w:proofErr w:type="spellEnd"/>
      <w:r>
        <w:rPr>
          <w:lang w:val="en-GB"/>
        </w:rPr>
        <w:t xml:space="preserve"> in the corresponding bin of the first night. For the remainder of </w:t>
      </w:r>
      <w:r>
        <w:rPr>
          <w:lang w:val="en-GB"/>
        </w:rPr>
        <w:lastRenderedPageBreak/>
        <w:t xml:space="preserve">these nights the </w:t>
      </w:r>
      <w:proofErr w:type="spellStart"/>
      <w:r>
        <w:rPr>
          <w:lang w:val="en-GB"/>
        </w:rPr>
        <w:t>Prop</w:t>
      </w:r>
      <w:r>
        <w:rPr>
          <w:vertAlign w:val="subscript"/>
          <w:lang w:val="en-GB"/>
        </w:rPr>
        <w:t>rew</w:t>
      </w:r>
      <w:proofErr w:type="spellEnd"/>
      <w:r>
        <w:rPr>
          <w:vertAlign w:val="subscript"/>
          <w:lang w:val="en-GB"/>
        </w:rPr>
        <w:t xml:space="preserve"> </w:t>
      </w:r>
      <w:r>
        <w:rPr>
          <w:lang w:val="en-GB"/>
        </w:rPr>
        <w:t>showed a similar pattern to the first night: a decrease immediately after the reversal and then an increase to near 100%: 94.8% [95% CI 94.1, 95.5], comparable to the 93% [95% CI 91.8, 94.1] on the first night</w:t>
      </w:r>
      <w:r w:rsidR="007E224B">
        <w:rPr>
          <w:lang w:val="en-GB"/>
        </w:rPr>
        <w:t>.</w:t>
      </w:r>
    </w:p>
    <w:p w14:paraId="4D10713D" w14:textId="7EEC5EC8" w:rsidR="00D0571B" w:rsidRDefault="00D0571B">
      <w:pPr>
        <w:pStyle w:val="Textkrper"/>
        <w:spacing w:before="0" w:after="100" w:afterAutospacing="1"/>
        <w:rPr>
          <w:lang w:val="en-GB"/>
        </w:rPr>
        <w:pPrChange w:id="471" w:author="yw" w:date="2022-03-29T10:55:00Z">
          <w:pPr>
            <w:pStyle w:val="Textkrper"/>
            <w:spacing w:line="360" w:lineRule="auto"/>
          </w:pPr>
        </w:pPrChange>
      </w:pPr>
      <w:ins w:id="472" w:author="yw" w:date="2022-03-30T05:20:00Z">
        <w:r>
          <w:rPr>
            <w:lang w:val="en-GB"/>
          </w:rPr>
          <w:t>No figure 1?</w:t>
        </w:r>
      </w:ins>
    </w:p>
    <w:p w14:paraId="1621178D" w14:textId="77777777" w:rsidR="00C17A43" w:rsidRDefault="00795B13">
      <w:pPr>
        <w:pStyle w:val="CaptionedFigure"/>
        <w:spacing w:after="100" w:afterAutospacing="1"/>
        <w:rPr>
          <w:lang w:val="en-GB"/>
        </w:rPr>
        <w:pPrChange w:id="473" w:author="yw" w:date="2022-03-29T10:55:00Z">
          <w:pPr>
            <w:pStyle w:val="CaptionedFigure"/>
            <w:spacing w:line="360" w:lineRule="auto"/>
          </w:pPr>
        </w:pPrChange>
      </w:pPr>
      <w:r>
        <w:rPr>
          <w:noProof/>
        </w:rPr>
        <w:drawing>
          <wp:inline distT="0" distB="0" distL="0" distR="0" wp14:anchorId="6B236D70" wp14:editId="21FD2E2E">
            <wp:extent cx="5931673" cy="1956021"/>
            <wp:effectExtent l="0" t="0" r="0" b="0"/>
            <wp:docPr id="2" name="Picture" descr="Figure 2: (ref:overall-summary)"/>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overall-summary-1.png"/>
                    <pic:cNvPicPr>
                      <a:picLocks noChangeAspect="1" noChangeArrowheads="1"/>
                    </pic:cNvPicPr>
                  </pic:nvPicPr>
                  <pic:blipFill>
                    <a:blip r:embed="rId12"/>
                    <a:stretch>
                      <a:fillRect/>
                    </a:stretch>
                  </pic:blipFill>
                  <pic:spPr bwMode="auto">
                    <a:xfrm>
                      <a:off x="0" y="0"/>
                      <a:ext cx="5971152" cy="1969039"/>
                    </a:xfrm>
                    <a:prstGeom prst="rect">
                      <a:avLst/>
                    </a:prstGeom>
                    <a:noFill/>
                    <a:ln w="9525">
                      <a:noFill/>
                      <a:headEnd/>
                      <a:tailEnd/>
                    </a:ln>
                  </pic:spPr>
                </pic:pic>
              </a:graphicData>
            </a:graphic>
          </wp:inline>
        </w:drawing>
      </w:r>
    </w:p>
    <w:p w14:paraId="57338D3C" w14:textId="712CB5E7" w:rsidR="00165D91" w:rsidRDefault="00165D91">
      <w:pPr>
        <w:pStyle w:val="ImageCaption"/>
        <w:spacing w:after="100" w:afterAutospacing="1"/>
        <w:rPr>
          <w:ins w:id="474" w:author="yw" w:date="2022-03-30T08:05:00Z"/>
          <w:lang w:val="en-GB"/>
        </w:rPr>
      </w:pPr>
      <w:ins w:id="475" w:author="yw" w:date="2022-03-30T08:05:00Z">
        <w:r>
          <w:rPr>
            <w:noProof/>
            <w:lang w:val="en-GB"/>
          </w:rPr>
          <w:drawing>
            <wp:inline distT="0" distB="0" distL="0" distR="0" wp14:anchorId="4413AD1A" wp14:editId="4FA5455F">
              <wp:extent cx="5712031" cy="2514554"/>
              <wp:effectExtent l="0" t="0" r="3175"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75" cy="2524258"/>
                      </a:xfrm>
                      <a:prstGeom prst="rect">
                        <a:avLst/>
                      </a:prstGeom>
                      <a:noFill/>
                    </pic:spPr>
                  </pic:pic>
                </a:graphicData>
              </a:graphic>
            </wp:inline>
          </w:drawing>
        </w:r>
      </w:ins>
    </w:p>
    <w:p w14:paraId="0E912FC7" w14:textId="4BAA505A" w:rsidR="00C17A43" w:rsidRDefault="00795B13">
      <w:pPr>
        <w:pStyle w:val="ImageCaption"/>
        <w:spacing w:after="100" w:afterAutospacing="1"/>
        <w:rPr>
          <w:ins w:id="476" w:author="yw" w:date="2022-03-30T04:59:00Z"/>
          <w:lang w:val="en-GB"/>
        </w:rPr>
      </w:pPr>
      <w:r>
        <w:rPr>
          <w:lang w:val="en-GB"/>
        </w:rPr>
        <w:t xml:space="preserve">Figure 2: </w:t>
      </w:r>
      <w:commentRangeStart w:id="477"/>
      <w:commentRangeStart w:id="478"/>
      <w:r>
        <w:rPr>
          <w:lang w:val="en-GB"/>
        </w:rPr>
        <w:t>Visits to the rewarding</w:t>
      </w:r>
      <w:r w:rsidR="007E224B">
        <w:rPr>
          <w:lang w:val="en-GB"/>
        </w:rPr>
        <w:t xml:space="preserve"> option out</w:t>
      </w:r>
      <w:r>
        <w:rPr>
          <w:lang w:val="en-GB"/>
        </w:rPr>
        <w:t xml:space="preserve"> of </w:t>
      </w:r>
      <w:r w:rsidR="007E224B">
        <w:rPr>
          <w:lang w:val="en-GB"/>
        </w:rPr>
        <w:t xml:space="preserve">the </w:t>
      </w:r>
      <w:r>
        <w:rPr>
          <w:lang w:val="en-GB"/>
        </w:rPr>
        <w:t>two</w:t>
      </w:r>
      <w:r w:rsidR="007E224B">
        <w:rPr>
          <w:lang w:val="en-GB"/>
        </w:rPr>
        <w:t xml:space="preserve"> potentially rewarding</w:t>
      </w:r>
      <w:r>
        <w:rPr>
          <w:lang w:val="en-GB"/>
        </w:rPr>
        <w:t xml:space="preserve"> options across the three experimental nights. </w:t>
      </w:r>
      <w:commentRangeEnd w:id="477"/>
      <w:r>
        <w:rPr>
          <w:rStyle w:val="Kommentarzeichen"/>
          <w:i w:val="0"/>
        </w:rPr>
        <w:commentReference w:id="477"/>
      </w:r>
      <w:commentRangeEnd w:id="478"/>
      <w:r w:rsidR="007331A7">
        <w:rPr>
          <w:rStyle w:val="Kommentarzeichen"/>
          <w:i w:val="0"/>
        </w:rPr>
        <w:commentReference w:id="478"/>
      </w:r>
      <w:r>
        <w:rPr>
          <w:lang w:val="en-GB"/>
        </w:rPr>
        <w:t xml:space="preserve">Data are average proportions for bins of ten visits averaged over all 14 individuals. Data are indicated by </w:t>
      </w:r>
      <w:del w:id="479" w:author="yw" w:date="2022-03-30T08:22:00Z">
        <w:r w:rsidDel="003761F0">
          <w:rPr>
            <w:lang w:val="en-GB"/>
          </w:rPr>
          <w:delText xml:space="preserve">white </w:delText>
        </w:r>
      </w:del>
      <w:r>
        <w:rPr>
          <w:lang w:val="en-GB"/>
        </w:rPr>
        <w:t xml:space="preserve">points </w:t>
      </w:r>
      <w:ins w:id="480" w:author="yw" w:date="2022-03-30T08:22:00Z">
        <w:r w:rsidR="003761F0">
          <w:rPr>
            <w:lang w:val="en-GB"/>
          </w:rPr>
          <w:t xml:space="preserve">that are white </w:t>
        </w:r>
      </w:ins>
      <w:r>
        <w:rPr>
          <w:lang w:val="en-GB"/>
        </w:rPr>
        <w:t>in the first block on the first night before the bats had experienced any reversals</w:t>
      </w:r>
      <w:del w:id="481" w:author="yw" w:date="2022-03-30T05:01:00Z">
        <w:r w:rsidDel="00595F4D">
          <w:rPr>
            <w:lang w:val="en-GB"/>
          </w:rPr>
          <w:delText>; the bin averages of the other blocks are indicated by black points</w:delText>
        </w:r>
      </w:del>
      <w:r>
        <w:rPr>
          <w:lang w:val="en-GB"/>
        </w:rPr>
        <w:t>. Numbers indicate the bats that participated in a block. Shading shows 95% confidence intervals. Dashed lines show reversals</w:t>
      </w:r>
      <w:bookmarkStart w:id="482" w:name="X22adde779298b38081bb2b35e1b77be91d8eb66"/>
      <w:bookmarkEnd w:id="459"/>
    </w:p>
    <w:p w14:paraId="115F6DC6" w14:textId="7467CD37" w:rsidR="00100DDB" w:rsidRDefault="00100DDB">
      <w:pPr>
        <w:pStyle w:val="ImageCaption"/>
        <w:spacing w:after="100" w:afterAutospacing="1"/>
        <w:rPr>
          <w:lang w:val="en-GB"/>
        </w:rPr>
        <w:pPrChange w:id="483" w:author="yw" w:date="2022-03-29T10:55:00Z">
          <w:pPr>
            <w:pStyle w:val="ImageCaption"/>
            <w:spacing w:line="360" w:lineRule="auto"/>
          </w:pPr>
        </w:pPrChange>
      </w:pPr>
      <w:ins w:id="484" w:author="yw" w:date="2022-03-30T04:59:00Z">
        <w:r>
          <w:rPr>
            <w:lang w:val="en-GB"/>
          </w:rPr>
          <w:t>[keep axis legends brief: Y-axis “Visits rewarding option”]</w:t>
        </w:r>
      </w:ins>
    </w:p>
    <w:p w14:paraId="72E29791" w14:textId="260653DD" w:rsidR="00C17A43" w:rsidRDefault="00795B13">
      <w:pPr>
        <w:pStyle w:val="berschrift3"/>
        <w:spacing w:before="0" w:after="100" w:afterAutospacing="1"/>
        <w:rPr>
          <w:lang w:val="en-GB"/>
        </w:rPr>
        <w:pPrChange w:id="485" w:author="yw" w:date="2022-03-29T10:55:00Z">
          <w:pPr>
            <w:pStyle w:val="berschrift3"/>
            <w:spacing w:line="360" w:lineRule="auto"/>
          </w:pPr>
        </w:pPrChange>
      </w:pPr>
      <w:r>
        <w:rPr>
          <w:lang w:val="en-GB"/>
        </w:rPr>
        <w:lastRenderedPageBreak/>
        <w:t xml:space="preserve">Bats switched to the rewarding option faster as they </w:t>
      </w:r>
      <w:ins w:id="486" w:author="yw" w:date="2022-03-30T05:06:00Z">
        <w:r w:rsidR="00595F4D">
          <w:rPr>
            <w:lang w:val="en-GB"/>
          </w:rPr>
          <w:t>ha</w:t>
        </w:r>
      </w:ins>
      <w:ins w:id="487" w:author="yw" w:date="2022-03-30T05:07:00Z">
        <w:r w:rsidR="00595F4D">
          <w:rPr>
            <w:lang w:val="en-GB"/>
          </w:rPr>
          <w:t>d</w:t>
        </w:r>
      </w:ins>
      <w:ins w:id="488" w:author="yw" w:date="2022-03-30T05:06:00Z">
        <w:r w:rsidR="00595F4D">
          <w:rPr>
            <w:lang w:val="en-GB"/>
          </w:rPr>
          <w:t xml:space="preserve"> </w:t>
        </w:r>
      </w:ins>
      <w:r>
        <w:rPr>
          <w:lang w:val="en-GB"/>
        </w:rPr>
        <w:t>experience</w:t>
      </w:r>
      <w:ins w:id="489" w:author="yw" w:date="2022-03-30T05:06:00Z">
        <w:r w:rsidR="00595F4D">
          <w:rPr>
            <w:lang w:val="en-GB"/>
          </w:rPr>
          <w:t>d</w:t>
        </w:r>
      </w:ins>
      <w:r>
        <w:rPr>
          <w:lang w:val="en-GB"/>
        </w:rPr>
        <w:t xml:space="preserve"> more reversals</w:t>
      </w:r>
    </w:p>
    <w:p w14:paraId="79DD914E" w14:textId="2A7671C9" w:rsidR="00C17A43" w:rsidRDefault="00C50551">
      <w:pPr>
        <w:pStyle w:val="FirstParagraph"/>
        <w:spacing w:before="0" w:after="100" w:afterAutospacing="1"/>
        <w:rPr>
          <w:lang w:val="en-GB"/>
        </w:rPr>
        <w:pPrChange w:id="490" w:author="yw" w:date="2022-03-29T10:55:00Z">
          <w:pPr>
            <w:pStyle w:val="FirstParagraph"/>
            <w:spacing w:line="360" w:lineRule="auto"/>
          </w:pPr>
        </w:pPrChange>
      </w:pPr>
      <w:r>
        <w:rPr>
          <w:noProof/>
        </w:rPr>
        <w:drawing>
          <wp:anchor distT="0" distB="0" distL="114300" distR="114300" simplePos="0" relativeHeight="251663872" behindDoc="1" locked="0" layoutInCell="1" allowOverlap="1" wp14:anchorId="78005055" wp14:editId="5D7D16BC">
            <wp:simplePos x="0" y="0"/>
            <wp:positionH relativeFrom="column">
              <wp:posOffset>620274</wp:posOffset>
            </wp:positionH>
            <wp:positionV relativeFrom="paragraph">
              <wp:posOffset>2009665</wp:posOffset>
            </wp:positionV>
            <wp:extent cx="4484536" cy="2003729"/>
            <wp:effectExtent l="0" t="0" r="0" b="3175"/>
            <wp:wrapTight wrapText="bothSides">
              <wp:wrapPolygon edited="0">
                <wp:start x="0" y="0"/>
                <wp:lineTo x="0" y="21497"/>
                <wp:lineTo x="21533" y="21497"/>
                <wp:lineTo x="21533" y="0"/>
                <wp:lineTo x="0" y="0"/>
              </wp:wrapPolygon>
            </wp:wrapTight>
            <wp:docPr id="3" name="Picture" descr="Figure 3: Number of perseverative visits made by the bats after each reversal across all three nights. A perseverative visit is a visit to the previously-rewarding option after a reversal and before any visit to the newly-rewarding option. By definition, there were no perseverative visits in the first block of a night. The red lines show individual data and the black lines the group average (N = 14). Reversals were between the two flowers assigned to an individual bat"/>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perseverative-visits-1.png"/>
                    <pic:cNvPicPr>
                      <a:picLocks noChangeAspect="1" noChangeArrowheads="1"/>
                    </pic:cNvPicPr>
                  </pic:nvPicPr>
                  <pic:blipFill>
                    <a:blip r:embed="rId14"/>
                    <a:stretch>
                      <a:fillRect/>
                    </a:stretch>
                  </pic:blipFill>
                  <pic:spPr bwMode="auto">
                    <a:xfrm>
                      <a:off x="0" y="0"/>
                      <a:ext cx="4484536" cy="2003729"/>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795B13">
        <w:rPr>
          <w:lang w:val="en-GB"/>
        </w:rPr>
        <w:t xml:space="preserve">As the bats experienced more reversals they made their first visit to the rewarding flower </w:t>
      </w:r>
      <w:ins w:id="491" w:author="yw" w:date="2022-03-30T05:02:00Z">
        <w:r w:rsidR="00595F4D">
          <w:rPr>
            <w:lang w:val="en-GB"/>
          </w:rPr>
          <w:t>sooner</w:t>
        </w:r>
      </w:ins>
      <w:del w:id="492" w:author="yw" w:date="2022-03-30T05:02:00Z">
        <w:r w:rsidR="00795B13" w:rsidDel="00595F4D">
          <w:rPr>
            <w:lang w:val="en-GB"/>
          </w:rPr>
          <w:delText>faster</w:delText>
        </w:r>
      </w:del>
      <w:r w:rsidR="00795B13">
        <w:rPr>
          <w:lang w:val="en-GB"/>
        </w:rPr>
        <w:t xml:space="preserve"> and </w:t>
      </w:r>
      <w:ins w:id="493" w:author="yw" w:date="2022-03-30T05:02:00Z">
        <w:r w:rsidR="00595F4D">
          <w:rPr>
            <w:lang w:val="en-GB"/>
          </w:rPr>
          <w:t>sooner</w:t>
        </w:r>
      </w:ins>
      <w:del w:id="494" w:author="yw" w:date="2022-03-30T05:02:00Z">
        <w:r w:rsidR="00795B13" w:rsidDel="00595F4D">
          <w:rPr>
            <w:lang w:val="en-GB"/>
          </w:rPr>
          <w:delText>faster</w:delText>
        </w:r>
      </w:del>
      <w:ins w:id="495" w:author="yw" w:date="2022-03-30T05:57:00Z">
        <w:r w:rsidR="00C21420">
          <w:rPr>
            <w:lang w:val="en-GB"/>
          </w:rPr>
          <w:t xml:space="preserve"> (data not shown)</w:t>
        </w:r>
      </w:ins>
      <w:r w:rsidR="00795B13">
        <w:rPr>
          <w:lang w:val="en-GB"/>
        </w:rPr>
        <w:t xml:space="preserve">. Immediately after a reversal, the number of visits to the previously-rewarding flower (perseverative visits) decreased as the animals experienced more reversals (Figure 3). </w:t>
      </w:r>
      <w:commentRangeStart w:id="496"/>
      <w:commentRangeStart w:id="497"/>
      <w:r w:rsidR="00742BD8">
        <w:rPr>
          <w:lang w:val="en-GB"/>
        </w:rPr>
        <w:t xml:space="preserve">The analysis showed however </w:t>
      </w:r>
      <w:commentRangeEnd w:id="496"/>
      <w:r w:rsidR="00795B13">
        <w:rPr>
          <w:rStyle w:val="Kommentarzeichen"/>
        </w:rPr>
        <w:commentReference w:id="496"/>
      </w:r>
      <w:commentRangeEnd w:id="497"/>
      <w:r w:rsidR="007331A7">
        <w:rPr>
          <w:rStyle w:val="Kommentarzeichen"/>
        </w:rPr>
        <w:commentReference w:id="497"/>
      </w:r>
      <w:r w:rsidR="00795B13">
        <w:rPr>
          <w:lang w:val="en-GB"/>
        </w:rPr>
        <w:t xml:space="preserve">that this change </w:t>
      </w:r>
      <w:r w:rsidR="00742BD8">
        <w:rPr>
          <w:lang w:val="en-GB"/>
        </w:rPr>
        <w:t>occur</w:t>
      </w:r>
      <w:ins w:id="498" w:author="yw" w:date="2022-03-30T05:03:00Z">
        <w:r w:rsidR="00595F4D">
          <w:rPr>
            <w:lang w:val="en-GB"/>
          </w:rPr>
          <w:t>red</w:t>
        </w:r>
      </w:ins>
      <w:del w:id="499" w:author="yw" w:date="2022-03-30T05:03:00Z">
        <w:r w:rsidR="00742BD8" w:rsidDel="00595F4D">
          <w:rPr>
            <w:lang w:val="en-GB"/>
          </w:rPr>
          <w:delText>s</w:delText>
        </w:r>
      </w:del>
      <w:r w:rsidR="00742BD8">
        <w:rPr>
          <w:lang w:val="en-GB"/>
        </w:rPr>
        <w:t xml:space="preserve"> mostly on the first night</w:t>
      </w:r>
      <w:r w:rsidR="00795B13">
        <w:rPr>
          <w:lang w:val="en-GB"/>
        </w:rPr>
        <w:t xml:space="preserve"> </w:t>
      </w:r>
      <w:r w:rsidR="00742BD8">
        <w:rPr>
          <w:lang w:val="en-GB"/>
        </w:rPr>
        <w:t xml:space="preserve">(Figure 4 and Figure 5). </w:t>
      </w:r>
      <w:r w:rsidR="00C0389E">
        <w:rPr>
          <w:lang w:val="en-GB"/>
        </w:rPr>
        <w:t>The bats responded to the reversals faster</w:t>
      </w:r>
      <w:r w:rsidR="006C0B1B">
        <w:rPr>
          <w:lang w:val="en-GB"/>
        </w:rPr>
        <w:t xml:space="preserve"> with each block</w:t>
      </w:r>
      <w:r w:rsidR="00742BD8">
        <w:rPr>
          <w:lang w:val="en-GB"/>
        </w:rPr>
        <w:t>, i.e., ma</w:t>
      </w:r>
      <w:r w:rsidR="00C0389E">
        <w:rPr>
          <w:lang w:val="en-GB"/>
        </w:rPr>
        <w:t>d</w:t>
      </w:r>
      <w:r w:rsidR="00742BD8">
        <w:rPr>
          <w:lang w:val="en-GB"/>
        </w:rPr>
        <w:t>e fewer perseverative visits</w:t>
      </w:r>
      <w:r w:rsidR="00795B13">
        <w:rPr>
          <w:lang w:val="en-GB"/>
        </w:rPr>
        <w:t xml:space="preserve"> only on the first night until they reach</w:t>
      </w:r>
      <w:r w:rsidR="006C0B1B">
        <w:rPr>
          <w:lang w:val="en-GB"/>
        </w:rPr>
        <w:t>ed</w:t>
      </w:r>
      <w:r w:rsidR="00795B13">
        <w:rPr>
          <w:lang w:val="en-GB"/>
        </w:rPr>
        <w:t xml:space="preserve"> a </w:t>
      </w:r>
      <w:ins w:id="500" w:author="yw" w:date="2022-03-30T05:06:00Z">
        <w:r w:rsidR="00595F4D">
          <w:rPr>
            <w:lang w:val="en-GB"/>
          </w:rPr>
          <w:t xml:space="preserve">constant level </w:t>
        </w:r>
      </w:ins>
      <w:del w:id="501" w:author="yw" w:date="2022-03-30T05:06:00Z">
        <w:r w:rsidR="00795B13" w:rsidDel="00595F4D">
          <w:rPr>
            <w:lang w:val="en-GB"/>
          </w:rPr>
          <w:delText>plateau</w:delText>
        </w:r>
        <w:r w:rsidR="00AE2196" w:rsidDel="00595F4D">
          <w:rPr>
            <w:lang w:val="en-GB"/>
          </w:rPr>
          <w:delText xml:space="preserve"> </w:delText>
        </w:r>
      </w:del>
      <w:r w:rsidR="00AE2196">
        <w:rPr>
          <w:lang w:val="en-GB"/>
        </w:rPr>
        <w:t>in their performance</w:t>
      </w:r>
      <w:r w:rsidR="00795B13">
        <w:rPr>
          <w:lang w:val="en-GB"/>
        </w:rPr>
        <w:t xml:space="preserve">, </w:t>
      </w:r>
      <w:r w:rsidR="00742BD8">
        <w:rPr>
          <w:lang w:val="en-GB"/>
        </w:rPr>
        <w:t xml:space="preserve">and this </w:t>
      </w:r>
      <w:ins w:id="502" w:author="yw" w:date="2022-03-30T05:06:00Z">
        <w:r w:rsidR="00595F4D">
          <w:rPr>
            <w:lang w:val="en-GB"/>
          </w:rPr>
          <w:t>level</w:t>
        </w:r>
      </w:ins>
      <w:del w:id="503" w:author="yw" w:date="2022-03-30T05:06:00Z">
        <w:r w:rsidR="00742BD8" w:rsidDel="00595F4D">
          <w:rPr>
            <w:lang w:val="en-GB"/>
          </w:rPr>
          <w:delText>plateau</w:delText>
        </w:r>
      </w:del>
      <w:r w:rsidR="00742BD8">
        <w:rPr>
          <w:lang w:val="en-GB"/>
        </w:rPr>
        <w:t xml:space="preserve"> </w:t>
      </w:r>
      <w:r w:rsidR="00795B13">
        <w:rPr>
          <w:lang w:val="en-GB"/>
        </w:rPr>
        <w:t>persist</w:t>
      </w:r>
      <w:r w:rsidR="00C0389E">
        <w:rPr>
          <w:lang w:val="en-GB"/>
        </w:rPr>
        <w:t>ed</w:t>
      </w:r>
      <w:r w:rsidR="00795B13">
        <w:rPr>
          <w:lang w:val="en-GB"/>
        </w:rPr>
        <w:t xml:space="preserve"> over the second and third nights</w:t>
      </w:r>
      <w:r w:rsidR="00C0389E">
        <w:rPr>
          <w:lang w:val="en-GB"/>
        </w:rPr>
        <w:t>.</w:t>
      </w:r>
      <w:r w:rsidR="0068199E">
        <w:rPr>
          <w:lang w:val="en-GB"/>
        </w:rPr>
        <w:t xml:space="preserve"> </w:t>
      </w:r>
    </w:p>
    <w:p w14:paraId="1DE231BC" w14:textId="53452849" w:rsidR="003809BA" w:rsidRDefault="003809BA">
      <w:pPr>
        <w:pStyle w:val="CaptionedFigure"/>
        <w:spacing w:after="100" w:afterAutospacing="1"/>
        <w:rPr>
          <w:lang w:val="en-GB"/>
        </w:rPr>
        <w:pPrChange w:id="504" w:author="yw" w:date="2022-03-29T10:55:00Z">
          <w:pPr>
            <w:pStyle w:val="CaptionedFigure"/>
            <w:spacing w:line="360" w:lineRule="auto"/>
          </w:pPr>
        </w:pPrChange>
      </w:pPr>
    </w:p>
    <w:p w14:paraId="4F27A346" w14:textId="70707D00" w:rsidR="003809BA" w:rsidRDefault="003809BA">
      <w:pPr>
        <w:pStyle w:val="CaptionedFigure"/>
        <w:spacing w:after="100" w:afterAutospacing="1"/>
        <w:rPr>
          <w:lang w:val="en-GB"/>
        </w:rPr>
        <w:pPrChange w:id="505" w:author="yw" w:date="2022-03-29T10:55:00Z">
          <w:pPr>
            <w:pStyle w:val="CaptionedFigure"/>
            <w:spacing w:line="360" w:lineRule="auto"/>
          </w:pPr>
        </w:pPrChange>
      </w:pPr>
    </w:p>
    <w:p w14:paraId="441C5273" w14:textId="301A0417" w:rsidR="00C17A43" w:rsidRDefault="00C17A43">
      <w:pPr>
        <w:pStyle w:val="CaptionedFigure"/>
        <w:spacing w:after="100" w:afterAutospacing="1"/>
        <w:rPr>
          <w:lang w:val="en-GB"/>
        </w:rPr>
        <w:pPrChange w:id="506" w:author="yw" w:date="2022-03-29T10:55:00Z">
          <w:pPr>
            <w:pStyle w:val="CaptionedFigure"/>
            <w:spacing w:line="360" w:lineRule="auto"/>
          </w:pPr>
        </w:pPrChange>
      </w:pPr>
    </w:p>
    <w:p w14:paraId="711BC390" w14:textId="6060F06E" w:rsidR="003809BA" w:rsidRDefault="003809BA">
      <w:pPr>
        <w:pStyle w:val="CaptionedFigure"/>
        <w:spacing w:after="100" w:afterAutospacing="1"/>
        <w:rPr>
          <w:lang w:val="en-GB"/>
        </w:rPr>
        <w:pPrChange w:id="507" w:author="yw" w:date="2022-03-29T10:55:00Z">
          <w:pPr>
            <w:pStyle w:val="CaptionedFigure"/>
            <w:spacing w:line="360" w:lineRule="auto"/>
          </w:pPr>
        </w:pPrChange>
      </w:pPr>
    </w:p>
    <w:p w14:paraId="01F487E7" w14:textId="77777777" w:rsidR="003809BA" w:rsidRDefault="003809BA">
      <w:pPr>
        <w:pStyle w:val="CaptionedFigure"/>
        <w:spacing w:after="100" w:afterAutospacing="1"/>
        <w:rPr>
          <w:lang w:val="en-GB"/>
        </w:rPr>
        <w:pPrChange w:id="508" w:author="yw" w:date="2022-03-29T10:55:00Z">
          <w:pPr>
            <w:pStyle w:val="CaptionedFigure"/>
            <w:spacing w:line="360" w:lineRule="auto"/>
          </w:pPr>
        </w:pPrChange>
      </w:pPr>
    </w:p>
    <w:p w14:paraId="0D93DC06" w14:textId="4AD77249" w:rsidR="00C17A43" w:rsidRDefault="00CF1787">
      <w:pPr>
        <w:pStyle w:val="ImageCaption"/>
        <w:spacing w:after="100" w:afterAutospacing="1"/>
        <w:rPr>
          <w:lang w:val="en-GB"/>
        </w:rPr>
        <w:pPrChange w:id="509" w:author="yw" w:date="2022-03-29T10:55:00Z">
          <w:pPr>
            <w:pStyle w:val="ImageCaption"/>
            <w:spacing w:line="360" w:lineRule="auto"/>
          </w:pPr>
        </w:pPrChange>
      </w:pPr>
      <w:r w:rsidRPr="00CF1787">
        <w:rPr>
          <w:iCs/>
          <w:noProof/>
        </w:rPr>
        <w:drawing>
          <wp:anchor distT="0" distB="0" distL="114300" distR="114300" simplePos="0" relativeHeight="251662848" behindDoc="1" locked="0" layoutInCell="1" allowOverlap="1" wp14:anchorId="64187F8A" wp14:editId="72E9FA0E">
            <wp:simplePos x="0" y="0"/>
            <wp:positionH relativeFrom="column">
              <wp:posOffset>0</wp:posOffset>
            </wp:positionH>
            <wp:positionV relativeFrom="paragraph">
              <wp:posOffset>1514336</wp:posOffset>
            </wp:positionV>
            <wp:extent cx="5943600" cy="1545590"/>
            <wp:effectExtent l="0" t="0" r="0" b="0"/>
            <wp:wrapTight wrapText="bothSides">
              <wp:wrapPolygon edited="0">
                <wp:start x="0" y="0"/>
                <wp:lineTo x="0" y="21476"/>
                <wp:lineTo x="21554" y="21476"/>
                <wp:lineTo x="21554" y="0"/>
                <wp:lineTo x="0" y="0"/>
              </wp:wrapPolygon>
            </wp:wrapTight>
            <wp:docPr id="17" name="Picture 1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1545590"/>
                    </a:xfrm>
                    <a:prstGeom prst="rect">
                      <a:avLst/>
                    </a:prstGeom>
                  </pic:spPr>
                </pic:pic>
              </a:graphicData>
            </a:graphic>
            <wp14:sizeRelH relativeFrom="page">
              <wp14:pctWidth>0</wp14:pctWidth>
            </wp14:sizeRelH>
            <wp14:sizeRelV relativeFrom="page">
              <wp14:pctHeight>0</wp14:pctHeight>
            </wp14:sizeRelV>
          </wp:anchor>
        </w:drawing>
      </w:r>
      <w:r w:rsidR="00795B13">
        <w:rPr>
          <w:lang w:val="en-GB"/>
        </w:rPr>
        <w:t>Figure 3: Number of perseverative visits made by the bats after each reversal across all three nights. A perseverative visit is a visit to the previously-rewarding option after a reversal and before any visit to the newly-rewarding option. By definition, there were no perseverative visits in the first block of a night. The red lines show individual data and the black lines the group average (N = 14). Reversals were between the two flowers assigned to an individual bat</w:t>
      </w:r>
    </w:p>
    <w:p w14:paraId="39AF0007" w14:textId="0F7B2D1C" w:rsidR="00C17A43" w:rsidRPr="0017467E" w:rsidRDefault="00795B13">
      <w:pPr>
        <w:pStyle w:val="CaptionedFigure"/>
        <w:spacing w:after="100" w:afterAutospacing="1"/>
        <w:rPr>
          <w:i/>
          <w:iCs/>
          <w:lang w:val="en-GB"/>
        </w:rPr>
        <w:pPrChange w:id="510" w:author="yw" w:date="2022-03-29T10:55:00Z">
          <w:pPr>
            <w:pStyle w:val="CaptionedFigure"/>
            <w:spacing w:line="360" w:lineRule="auto"/>
          </w:pPr>
        </w:pPrChange>
      </w:pPr>
      <w:r w:rsidRPr="0017467E">
        <w:rPr>
          <w:i/>
          <w:iCs/>
          <w:lang w:val="en-GB"/>
        </w:rPr>
        <w:t xml:space="preserve">Figure 4: Forest plot of the estimates of the effect of night and block on perseverative visits. Circles represent the means of the posterior distributions of the </w:t>
      </w:r>
      <w:r w:rsidR="00170172">
        <w:rPr>
          <w:i/>
          <w:iCs/>
          <w:lang w:val="en-GB"/>
        </w:rPr>
        <w:t xml:space="preserve">intercept and slope </w:t>
      </w:r>
      <w:r w:rsidRPr="0017467E">
        <w:rPr>
          <w:i/>
          <w:iCs/>
          <w:lang w:val="en-GB"/>
        </w:rPr>
        <w:t xml:space="preserve">coefficients, thick horizontal lines represent 50% credible intervals, and thin horizontal lines </w:t>
      </w:r>
      <w:r w:rsidRPr="0017467E">
        <w:rPr>
          <w:i/>
          <w:iCs/>
          <w:lang w:val="en-GB"/>
        </w:rPr>
        <w:lastRenderedPageBreak/>
        <w:t>89% credible intervals. The numbers in bold are the means of the posterior distributions and 89% credible intervals</w:t>
      </w:r>
    </w:p>
    <w:p w14:paraId="379E8D45" w14:textId="4DAE9B40" w:rsidR="00DF3E00" w:rsidRDefault="00CF1787">
      <w:pPr>
        <w:pStyle w:val="CaptionedFigure"/>
        <w:spacing w:after="100" w:afterAutospacing="1"/>
        <w:rPr>
          <w:lang w:val="en-GB"/>
        </w:rPr>
        <w:pPrChange w:id="511" w:author="yw" w:date="2022-03-29T10:55:00Z">
          <w:pPr>
            <w:pStyle w:val="CaptionedFigure"/>
            <w:spacing w:line="360" w:lineRule="auto"/>
          </w:pPr>
        </w:pPrChange>
      </w:pPr>
      <w:r>
        <w:rPr>
          <w:noProof/>
          <w:lang w:val="en-GB"/>
        </w:rPr>
        <w:drawing>
          <wp:anchor distT="0" distB="0" distL="114300" distR="114300" simplePos="0" relativeHeight="251666944" behindDoc="1" locked="0" layoutInCell="1" allowOverlap="1" wp14:anchorId="007FD72E" wp14:editId="358839C4">
            <wp:simplePos x="0" y="0"/>
            <wp:positionH relativeFrom="column">
              <wp:posOffset>1582116</wp:posOffset>
            </wp:positionH>
            <wp:positionV relativeFrom="paragraph">
              <wp:posOffset>32385</wp:posOffset>
            </wp:positionV>
            <wp:extent cx="3101975" cy="4076700"/>
            <wp:effectExtent l="0" t="0" r="0" b="0"/>
            <wp:wrapTight wrapText="bothSides">
              <wp:wrapPolygon edited="0">
                <wp:start x="0" y="0"/>
                <wp:lineTo x="0" y="21533"/>
                <wp:lineTo x="21489" y="21533"/>
                <wp:lineTo x="21489" y="0"/>
                <wp:lineTo x="0" y="0"/>
              </wp:wrapPolygon>
            </wp:wrapTight>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6"/>
                    <a:stretch>
                      <a:fillRect/>
                    </a:stretch>
                  </pic:blipFill>
                  <pic:spPr>
                    <a:xfrm>
                      <a:off x="0" y="0"/>
                      <a:ext cx="3101975" cy="4076700"/>
                    </a:xfrm>
                    <a:prstGeom prst="rect">
                      <a:avLst/>
                    </a:prstGeom>
                  </pic:spPr>
                </pic:pic>
              </a:graphicData>
            </a:graphic>
            <wp14:sizeRelH relativeFrom="page">
              <wp14:pctWidth>0</wp14:pctWidth>
            </wp14:sizeRelH>
            <wp14:sizeRelV relativeFrom="page">
              <wp14:pctHeight>0</wp14:pctHeight>
            </wp14:sizeRelV>
          </wp:anchor>
        </w:drawing>
      </w:r>
    </w:p>
    <w:p w14:paraId="0A587649" w14:textId="4B8BCFC5" w:rsidR="00DF3E00" w:rsidRDefault="00DF3E00">
      <w:pPr>
        <w:pStyle w:val="CaptionedFigure"/>
        <w:spacing w:after="100" w:afterAutospacing="1"/>
        <w:rPr>
          <w:lang w:val="en-GB"/>
        </w:rPr>
        <w:pPrChange w:id="512" w:author="yw" w:date="2022-03-29T10:55:00Z">
          <w:pPr>
            <w:pStyle w:val="CaptionedFigure"/>
            <w:spacing w:line="360" w:lineRule="auto"/>
          </w:pPr>
        </w:pPrChange>
      </w:pPr>
    </w:p>
    <w:p w14:paraId="6BC7B9BD" w14:textId="4E47E489" w:rsidR="00DF3E00" w:rsidRDefault="00DF3E00">
      <w:pPr>
        <w:pStyle w:val="CaptionedFigure"/>
        <w:spacing w:after="100" w:afterAutospacing="1"/>
        <w:rPr>
          <w:lang w:val="en-GB"/>
        </w:rPr>
        <w:pPrChange w:id="513" w:author="yw" w:date="2022-03-29T10:55:00Z">
          <w:pPr>
            <w:pStyle w:val="CaptionedFigure"/>
            <w:spacing w:line="360" w:lineRule="auto"/>
          </w:pPr>
        </w:pPrChange>
      </w:pPr>
    </w:p>
    <w:p w14:paraId="35887D9F" w14:textId="3175297B" w:rsidR="00DF3E00" w:rsidRDefault="00DF3E00">
      <w:pPr>
        <w:pStyle w:val="CaptionedFigure"/>
        <w:spacing w:after="100" w:afterAutospacing="1"/>
        <w:rPr>
          <w:lang w:val="en-GB"/>
        </w:rPr>
        <w:pPrChange w:id="514" w:author="yw" w:date="2022-03-29T10:55:00Z">
          <w:pPr>
            <w:pStyle w:val="CaptionedFigure"/>
            <w:spacing w:line="360" w:lineRule="auto"/>
          </w:pPr>
        </w:pPrChange>
      </w:pPr>
    </w:p>
    <w:p w14:paraId="50DDEFFC" w14:textId="722C42DE" w:rsidR="00DF3E00" w:rsidRDefault="00DF3E00">
      <w:pPr>
        <w:pStyle w:val="CaptionedFigure"/>
        <w:spacing w:after="100" w:afterAutospacing="1"/>
        <w:rPr>
          <w:lang w:val="en-GB"/>
        </w:rPr>
        <w:pPrChange w:id="515" w:author="yw" w:date="2022-03-29T10:55:00Z">
          <w:pPr>
            <w:pStyle w:val="CaptionedFigure"/>
            <w:spacing w:line="360" w:lineRule="auto"/>
          </w:pPr>
        </w:pPrChange>
      </w:pPr>
    </w:p>
    <w:p w14:paraId="2468F234" w14:textId="011DA41D" w:rsidR="00DF3E00" w:rsidRDefault="00DF3E00">
      <w:pPr>
        <w:pStyle w:val="CaptionedFigure"/>
        <w:spacing w:after="100" w:afterAutospacing="1"/>
        <w:rPr>
          <w:lang w:val="en-GB"/>
        </w:rPr>
        <w:pPrChange w:id="516" w:author="yw" w:date="2022-03-29T10:55:00Z">
          <w:pPr>
            <w:pStyle w:val="CaptionedFigure"/>
            <w:spacing w:line="360" w:lineRule="auto"/>
          </w:pPr>
        </w:pPrChange>
      </w:pPr>
    </w:p>
    <w:p w14:paraId="692D997D" w14:textId="15665004" w:rsidR="00DF3E00" w:rsidRDefault="00DF3E00">
      <w:pPr>
        <w:pStyle w:val="CaptionedFigure"/>
        <w:spacing w:after="100" w:afterAutospacing="1"/>
        <w:rPr>
          <w:lang w:val="en-GB"/>
        </w:rPr>
        <w:pPrChange w:id="517" w:author="yw" w:date="2022-03-29T10:55:00Z">
          <w:pPr>
            <w:pStyle w:val="CaptionedFigure"/>
            <w:spacing w:line="360" w:lineRule="auto"/>
          </w:pPr>
        </w:pPrChange>
      </w:pPr>
    </w:p>
    <w:p w14:paraId="11187535" w14:textId="5F44AE98" w:rsidR="00DF3E00" w:rsidRDefault="00DF3E00">
      <w:pPr>
        <w:pStyle w:val="CaptionedFigure"/>
        <w:spacing w:after="100" w:afterAutospacing="1"/>
        <w:rPr>
          <w:lang w:val="en-GB"/>
        </w:rPr>
        <w:pPrChange w:id="518" w:author="yw" w:date="2022-03-29T10:55:00Z">
          <w:pPr>
            <w:pStyle w:val="CaptionedFigure"/>
            <w:spacing w:line="360" w:lineRule="auto"/>
          </w:pPr>
        </w:pPrChange>
      </w:pPr>
    </w:p>
    <w:p w14:paraId="167C92C7" w14:textId="645E3440" w:rsidR="00DF3E00" w:rsidRDefault="00DF3E00">
      <w:pPr>
        <w:pStyle w:val="CaptionedFigure"/>
        <w:spacing w:after="100" w:afterAutospacing="1"/>
        <w:rPr>
          <w:lang w:val="en-GB"/>
        </w:rPr>
        <w:pPrChange w:id="519" w:author="yw" w:date="2022-03-29T10:55:00Z">
          <w:pPr>
            <w:pStyle w:val="CaptionedFigure"/>
            <w:spacing w:line="360" w:lineRule="auto"/>
          </w:pPr>
        </w:pPrChange>
      </w:pPr>
    </w:p>
    <w:p w14:paraId="0D076FD8" w14:textId="20B59100" w:rsidR="00DF3E00" w:rsidRDefault="00DF3E00">
      <w:pPr>
        <w:pStyle w:val="CaptionedFigure"/>
        <w:spacing w:after="100" w:afterAutospacing="1"/>
        <w:rPr>
          <w:lang w:val="en-GB"/>
        </w:rPr>
        <w:pPrChange w:id="520" w:author="yw" w:date="2022-03-29T10:55:00Z">
          <w:pPr>
            <w:pStyle w:val="CaptionedFigure"/>
            <w:spacing w:line="360" w:lineRule="auto"/>
          </w:pPr>
        </w:pPrChange>
      </w:pPr>
    </w:p>
    <w:p w14:paraId="70886412" w14:textId="5841F12D" w:rsidR="00DF3E00" w:rsidRDefault="00DF3E00">
      <w:pPr>
        <w:pStyle w:val="CaptionedFigure"/>
        <w:spacing w:after="100" w:afterAutospacing="1"/>
        <w:rPr>
          <w:lang w:val="en-GB"/>
        </w:rPr>
        <w:pPrChange w:id="521" w:author="yw" w:date="2022-03-29T10:55:00Z">
          <w:pPr>
            <w:pStyle w:val="CaptionedFigure"/>
            <w:spacing w:line="360" w:lineRule="auto"/>
          </w:pPr>
        </w:pPrChange>
      </w:pPr>
    </w:p>
    <w:p w14:paraId="29728777" w14:textId="7CD9D970" w:rsidR="00C17A43" w:rsidRDefault="00795B13">
      <w:pPr>
        <w:pStyle w:val="CaptionedFigure"/>
        <w:spacing w:after="100" w:afterAutospacing="1"/>
        <w:rPr>
          <w:ins w:id="522" w:author="yw" w:date="2022-03-30T05:12:00Z"/>
          <w:i/>
          <w:iCs/>
          <w:lang w:val="en-GB"/>
        </w:rPr>
      </w:pPr>
      <w:r>
        <w:rPr>
          <w:i/>
          <w:iCs/>
          <w:lang w:val="en-GB"/>
        </w:rPr>
        <w:t>Figure 5: a) Conditional effects of experimental night on the number of perseverative visits b) Conditional effects of block on the number of perseverative visits c) Conditional effects of the interaction of experimental night and block</w:t>
      </w:r>
    </w:p>
    <w:p w14:paraId="753B2137" w14:textId="684E087A" w:rsidR="00CF63D7" w:rsidRDefault="00CF63D7">
      <w:pPr>
        <w:pStyle w:val="CaptionedFigure"/>
        <w:spacing w:after="100" w:afterAutospacing="1"/>
        <w:rPr>
          <w:ins w:id="523" w:author="yw" w:date="2022-03-30T05:13:00Z"/>
          <w:lang w:val="en-GB"/>
        </w:rPr>
      </w:pPr>
      <w:ins w:id="524" w:author="yw" w:date="2022-03-30T05:12:00Z">
        <w:r>
          <w:rPr>
            <w:lang w:val="en-GB"/>
          </w:rPr>
          <w:t>[</w:t>
        </w:r>
      </w:ins>
      <w:ins w:id="525" w:author="yw" w:date="2022-03-30T05:13:00Z">
        <w:r>
          <w:rPr>
            <w:lang w:val="en-GB"/>
          </w:rPr>
          <w:t xml:space="preserve">- </w:t>
        </w:r>
      </w:ins>
      <w:ins w:id="526" w:author="yw" w:date="2022-03-30T05:12:00Z">
        <w:r>
          <w:rPr>
            <w:lang w:val="en-GB"/>
          </w:rPr>
          <w:t xml:space="preserve">can you increase </w:t>
        </w:r>
      </w:ins>
      <w:ins w:id="527" w:author="yw" w:date="2022-03-30T05:13:00Z">
        <w:r>
          <w:rPr>
            <w:lang w:val="en-GB"/>
          </w:rPr>
          <w:t>font size for a), b), c)</w:t>
        </w:r>
      </w:ins>
    </w:p>
    <w:p w14:paraId="4C77A7DB" w14:textId="7C656050" w:rsidR="00CF63D7" w:rsidDel="00CF63D7" w:rsidRDefault="00CF63D7">
      <w:pPr>
        <w:pStyle w:val="CaptionedFigure"/>
        <w:spacing w:after="100" w:afterAutospacing="1"/>
        <w:rPr>
          <w:del w:id="528" w:author="yw" w:date="2022-03-30T05:17:00Z"/>
          <w:lang w:val="en-GB"/>
        </w:rPr>
        <w:pPrChange w:id="529" w:author="yw" w:date="2022-03-29T10:55:00Z">
          <w:pPr>
            <w:pStyle w:val="CaptionedFigure"/>
          </w:pPr>
        </w:pPrChange>
      </w:pPr>
    </w:p>
    <w:p w14:paraId="29C3B294" w14:textId="089021A5" w:rsidR="00C17A43" w:rsidRDefault="00795B13">
      <w:pPr>
        <w:pStyle w:val="berschrift3"/>
        <w:spacing w:before="0" w:after="100" w:afterAutospacing="1"/>
        <w:rPr>
          <w:lang w:val="en-GB"/>
        </w:rPr>
        <w:pPrChange w:id="530" w:author="yw" w:date="2022-03-29T10:55:00Z">
          <w:pPr>
            <w:pStyle w:val="berschrift3"/>
            <w:spacing w:line="360" w:lineRule="auto"/>
          </w:pPr>
        </w:pPrChange>
      </w:pPr>
      <w:bookmarkStart w:id="531" w:name="X219edbdefab6707047a545eb92594626140f313"/>
      <w:bookmarkEnd w:id="482"/>
      <w:r>
        <w:rPr>
          <w:lang w:val="en-GB"/>
        </w:rPr>
        <w:t xml:space="preserve">Bats </w:t>
      </w:r>
      <w:commentRangeStart w:id="532"/>
      <w:commentRangeStart w:id="533"/>
      <w:r>
        <w:rPr>
          <w:lang w:val="en-GB"/>
        </w:rPr>
        <w:t>ma</w:t>
      </w:r>
      <w:r w:rsidR="009D79E6">
        <w:rPr>
          <w:lang w:val="en-GB"/>
        </w:rPr>
        <w:t>d</w:t>
      </w:r>
      <w:r>
        <w:rPr>
          <w:lang w:val="en-GB"/>
        </w:rPr>
        <w:t>e</w:t>
      </w:r>
      <w:commentRangeEnd w:id="532"/>
      <w:r>
        <w:rPr>
          <w:rStyle w:val="Kommentarzeichen"/>
          <w:rFonts w:asciiTheme="minorHAnsi" w:eastAsiaTheme="minorHAnsi" w:hAnsiTheme="minorHAnsi" w:cstheme="minorBidi"/>
          <w:b w:val="0"/>
          <w:bCs w:val="0"/>
          <w:color w:val="auto"/>
        </w:rPr>
        <w:commentReference w:id="532"/>
      </w:r>
      <w:commentRangeEnd w:id="533"/>
      <w:r w:rsidR="007331A7">
        <w:rPr>
          <w:rStyle w:val="Kommentarzeichen"/>
          <w:rFonts w:asciiTheme="minorHAnsi" w:eastAsiaTheme="minorHAnsi" w:hAnsiTheme="minorHAnsi" w:cstheme="minorBidi"/>
          <w:b w:val="0"/>
          <w:bCs w:val="0"/>
          <w:color w:val="auto"/>
        </w:rPr>
        <w:commentReference w:id="533"/>
      </w:r>
      <w:r>
        <w:rPr>
          <w:lang w:val="en-GB"/>
        </w:rPr>
        <w:t xml:space="preserve"> more </w:t>
      </w:r>
      <w:r w:rsidR="007331A7">
        <w:rPr>
          <w:lang w:val="en-GB"/>
        </w:rPr>
        <w:t>rewarded visits</w:t>
      </w:r>
      <w:r>
        <w:rPr>
          <w:lang w:val="en-GB"/>
        </w:rPr>
        <w:t xml:space="preserve"> over</w:t>
      </w:r>
      <w:r w:rsidR="00247FEB">
        <w:rPr>
          <w:lang w:val="en-GB"/>
        </w:rPr>
        <w:t xml:space="preserve"> all </w:t>
      </w:r>
      <w:r w:rsidR="007331A7">
        <w:rPr>
          <w:lang w:val="en-GB"/>
        </w:rPr>
        <w:t xml:space="preserve">three </w:t>
      </w:r>
      <w:r w:rsidR="00247FEB">
        <w:rPr>
          <w:lang w:val="en-GB"/>
        </w:rPr>
        <w:t>nights, but fewer over the course of each night</w:t>
      </w:r>
    </w:p>
    <w:p w14:paraId="14A21EE9" w14:textId="4A15F0DF" w:rsidR="00F10B16" w:rsidRDefault="00F10B16">
      <w:pPr>
        <w:pStyle w:val="FirstParagraph"/>
        <w:spacing w:before="0" w:after="100" w:afterAutospacing="1"/>
        <w:rPr>
          <w:ins w:id="534" w:author="yw" w:date="2022-03-30T06:00:00Z"/>
          <w:lang w:val="en-GB"/>
        </w:rPr>
      </w:pPr>
      <w:ins w:id="535" w:author="yw" w:date="2022-03-30T06:00:00Z">
        <w:r>
          <w:rPr>
            <w:lang w:val="en-GB"/>
          </w:rPr>
          <w:t>[I think we need to discuss this following sentence.</w:t>
        </w:r>
      </w:ins>
      <w:ins w:id="536" w:author="yw" w:date="2022-03-30T06:01:00Z">
        <w:r>
          <w:rPr>
            <w:lang w:val="en-GB"/>
          </w:rPr>
          <w:t xml:space="preserve"> </w:t>
        </w:r>
      </w:ins>
      <w:ins w:id="537" w:author="yw" w:date="2022-03-30T06:00:00Z">
        <w:r>
          <w:rPr>
            <w:lang w:val="en-GB"/>
          </w:rPr>
          <w:t>]</w:t>
        </w:r>
      </w:ins>
    </w:p>
    <w:p w14:paraId="30BA3E88" w14:textId="5E09C311" w:rsidR="00F10B16" w:rsidRDefault="00795B13">
      <w:pPr>
        <w:pStyle w:val="FirstParagraph"/>
        <w:spacing w:before="0" w:after="100" w:afterAutospacing="1"/>
        <w:rPr>
          <w:ins w:id="538" w:author="yw" w:date="2022-03-30T06:00:00Z"/>
          <w:lang w:val="en-GB"/>
        </w:rPr>
      </w:pPr>
      <w:bookmarkStart w:id="539" w:name="_Hlk99512739"/>
      <w:r>
        <w:rPr>
          <w:lang w:val="en-GB"/>
        </w:rPr>
        <w:t xml:space="preserve">As the experiment proceeded and the bats experienced more reversals on more nights </w:t>
      </w:r>
      <w:ins w:id="540" w:author="yw" w:date="2022-03-30T06:04:00Z">
        <w:r w:rsidR="00F10B16">
          <w:rPr>
            <w:lang w:val="en-GB"/>
          </w:rPr>
          <w:t xml:space="preserve"> and had also experienced for a longer time that only a single feeder was active at a time </w:t>
        </w:r>
      </w:ins>
      <w:r>
        <w:rPr>
          <w:lang w:val="en-GB"/>
        </w:rPr>
        <w:t xml:space="preserve">the overall proportion of the animals’ choices for the rewarding flower changed (Figure 2). </w:t>
      </w:r>
    </w:p>
    <w:bookmarkEnd w:id="539"/>
    <w:p w14:paraId="64569452" w14:textId="77777777" w:rsidR="00F10B16" w:rsidRDefault="00F10B16">
      <w:pPr>
        <w:pStyle w:val="FirstParagraph"/>
        <w:spacing w:before="0" w:after="100" w:afterAutospacing="1"/>
        <w:rPr>
          <w:ins w:id="541" w:author="yw" w:date="2022-03-30T06:00:00Z"/>
          <w:lang w:val="en-GB"/>
        </w:rPr>
      </w:pPr>
    </w:p>
    <w:p w14:paraId="26AFB108" w14:textId="68850719" w:rsidR="00895610" w:rsidRDefault="00795B13">
      <w:pPr>
        <w:pStyle w:val="FirstParagraph"/>
        <w:spacing w:before="0" w:after="100" w:afterAutospacing="1"/>
        <w:rPr>
          <w:ins w:id="542" w:author="yw" w:date="2022-03-30T05:43:00Z"/>
          <w:lang w:val="en-GB"/>
        </w:rPr>
      </w:pPr>
      <w:r>
        <w:rPr>
          <w:lang w:val="en-GB"/>
        </w:rPr>
        <w:lastRenderedPageBreak/>
        <w:t xml:space="preserve">Within each block the change in the </w:t>
      </w:r>
      <w:proofErr w:type="spellStart"/>
      <w:r>
        <w:rPr>
          <w:lang w:val="en-GB"/>
        </w:rPr>
        <w:t>Prop</w:t>
      </w:r>
      <w:r>
        <w:rPr>
          <w:vertAlign w:val="subscript"/>
          <w:lang w:val="en-GB"/>
        </w:rPr>
        <w:t>rew</w:t>
      </w:r>
      <w:proofErr w:type="spellEnd"/>
      <w:r>
        <w:rPr>
          <w:lang w:val="en-GB"/>
        </w:rPr>
        <w:t xml:space="preserve"> was very large, showing a rapid increase from less than 0.7 at the start of a block, when the animals had either experienced the start of the experimental night or a reversal, to more than 0.9 by the second bin of 10 visits. </w:t>
      </w:r>
    </w:p>
    <w:p w14:paraId="1915C10D" w14:textId="7767EC95" w:rsidR="00A416AB" w:rsidRDefault="00A416AB" w:rsidP="00A416AB">
      <w:pPr>
        <w:pStyle w:val="FirstParagraph"/>
        <w:spacing w:before="0" w:after="100" w:afterAutospacing="1"/>
        <w:rPr>
          <w:ins w:id="543" w:author="yw" w:date="2022-03-30T05:43:00Z"/>
          <w:lang w:val="en-GB"/>
        </w:rPr>
      </w:pPr>
      <w:ins w:id="544" w:author="yw" w:date="2022-03-30T05:43:00Z">
        <w:r w:rsidRPr="00A416AB">
          <w:rPr>
            <w:highlight w:val="yellow"/>
            <w:lang w:val="en-GB"/>
            <w:rPrChange w:id="545" w:author="yw" w:date="2022-03-30T05:43:00Z">
              <w:rPr>
                <w:lang w:val="en-GB"/>
              </w:rPr>
            </w:rPrChange>
          </w:rPr>
          <w:t>This change in performance within a block was strongest in the very first night as indicated by the significant night block interaction.</w:t>
        </w:r>
        <w:r>
          <w:rPr>
            <w:lang w:val="en-GB"/>
          </w:rPr>
          <w:t xml:space="preserve"> </w:t>
        </w:r>
        <w:proofErr w:type="spellStart"/>
        <w:r>
          <w:rPr>
            <w:lang w:val="en-GB"/>
          </w:rPr>
          <w:t>Rausnehmen</w:t>
        </w:r>
        <w:proofErr w:type="spellEnd"/>
        <w:r>
          <w:rPr>
            <w:lang w:val="en-GB"/>
          </w:rPr>
          <w:t xml:space="preserve">, </w:t>
        </w:r>
        <w:proofErr w:type="spellStart"/>
        <w:r>
          <w:rPr>
            <w:lang w:val="en-GB"/>
          </w:rPr>
          <w:t>oder</w:t>
        </w:r>
        <w:proofErr w:type="spellEnd"/>
        <w:r>
          <w:rPr>
            <w:lang w:val="en-GB"/>
          </w:rPr>
          <w:t xml:space="preserve"> </w:t>
        </w:r>
        <w:proofErr w:type="spellStart"/>
        <w:r>
          <w:rPr>
            <w:lang w:val="en-GB"/>
          </w:rPr>
          <w:t>woanders</w:t>
        </w:r>
        <w:proofErr w:type="spellEnd"/>
        <w:r>
          <w:rPr>
            <w:lang w:val="en-GB"/>
          </w:rPr>
          <w:t xml:space="preserve"> </w:t>
        </w:r>
        <w:proofErr w:type="spellStart"/>
        <w:r>
          <w:rPr>
            <w:lang w:val="en-GB"/>
          </w:rPr>
          <w:t>hin</w:t>
        </w:r>
        <w:proofErr w:type="spellEnd"/>
        <w:r>
          <w:rPr>
            <w:lang w:val="en-GB"/>
          </w:rPr>
          <w:t xml:space="preserve">. </w:t>
        </w:r>
      </w:ins>
    </w:p>
    <w:p w14:paraId="477CC81C" w14:textId="77777777" w:rsidR="00A416AB" w:rsidRPr="00A416AB" w:rsidRDefault="00A416AB" w:rsidP="00A416AB">
      <w:pPr>
        <w:pStyle w:val="Textkrper"/>
        <w:rPr>
          <w:lang w:val="en-GB"/>
        </w:rPr>
        <w:pPrChange w:id="546" w:author="yw" w:date="2022-03-30T05:43:00Z">
          <w:pPr>
            <w:pStyle w:val="FirstParagraph"/>
            <w:spacing w:line="360" w:lineRule="auto"/>
          </w:pPr>
        </w:pPrChange>
      </w:pPr>
    </w:p>
    <w:p w14:paraId="6372C71F" w14:textId="7AEBC069" w:rsidR="003D3EB5" w:rsidRDefault="00245B58">
      <w:pPr>
        <w:pStyle w:val="FirstParagraph"/>
        <w:spacing w:before="0" w:after="100" w:afterAutospacing="1"/>
        <w:rPr>
          <w:ins w:id="547" w:author="yw" w:date="2022-03-30T07:30:00Z"/>
          <w:lang w:val="en-GB"/>
        </w:rPr>
      </w:pPr>
      <w:r>
        <w:rPr>
          <w:lang w:val="en-GB"/>
        </w:rPr>
        <w:t>We saw no evidence of anticipatory errors.</w:t>
      </w:r>
      <w:ins w:id="548" w:author="yw" w:date="2022-03-30T05:58:00Z">
        <w:r w:rsidR="00C21420">
          <w:rPr>
            <w:lang w:val="en-GB"/>
          </w:rPr>
          <w:t xml:space="preserve"> [different position?]</w:t>
        </w:r>
      </w:ins>
      <w:r>
        <w:rPr>
          <w:lang w:val="en-GB"/>
        </w:rPr>
        <w:t xml:space="preserve"> </w:t>
      </w:r>
      <w:r w:rsidR="00795B13">
        <w:rPr>
          <w:lang w:val="en-GB"/>
        </w:rPr>
        <w:t>Across the three nights the animals’ choices for the rewarding flower also</w:t>
      </w:r>
      <w:r w:rsidR="009D79E6">
        <w:rPr>
          <w:lang w:val="en-GB"/>
        </w:rPr>
        <w:t xml:space="preserve"> increased</w:t>
      </w:r>
      <w:r w:rsidR="00795B13">
        <w:rPr>
          <w:lang w:val="en-GB"/>
        </w:rPr>
        <w:t xml:space="preserve">. </w:t>
      </w:r>
      <w:bookmarkStart w:id="549" w:name="_Hlk99519222"/>
      <w:r w:rsidR="00795B13">
        <w:rPr>
          <w:lang w:val="en-GB"/>
        </w:rPr>
        <w:t xml:space="preserve">However, there </w:t>
      </w:r>
      <w:ins w:id="550" w:author="yw" w:date="2022-03-30T07:30:00Z">
        <w:r w:rsidR="003D3EB5">
          <w:rPr>
            <w:lang w:val="en-GB"/>
          </w:rPr>
          <w:t xml:space="preserve">seemed to </w:t>
        </w:r>
      </w:ins>
      <w:ins w:id="551" w:author="yw" w:date="2022-03-30T07:31:00Z">
        <w:r w:rsidR="003D3EB5">
          <w:rPr>
            <w:lang w:val="en-GB"/>
          </w:rPr>
          <w:t xml:space="preserve">be </w:t>
        </w:r>
      </w:ins>
      <w:del w:id="552" w:author="yw" w:date="2022-03-30T07:31:00Z">
        <w:r w:rsidR="00795B13" w:rsidDel="003D3EB5">
          <w:rPr>
            <w:lang w:val="en-GB"/>
          </w:rPr>
          <w:delText xml:space="preserve">was </w:delText>
        </w:r>
      </w:del>
      <w:r w:rsidR="00795B13">
        <w:rPr>
          <w:lang w:val="en-GB"/>
        </w:rPr>
        <w:t xml:space="preserve">a decrease within each night in the </w:t>
      </w:r>
      <w:proofErr w:type="spellStart"/>
      <w:r w:rsidR="00795B13">
        <w:rPr>
          <w:lang w:val="en-GB"/>
        </w:rPr>
        <w:t>Prop</w:t>
      </w:r>
      <w:r w:rsidR="00795B13">
        <w:rPr>
          <w:vertAlign w:val="subscript"/>
          <w:lang w:val="en-GB"/>
        </w:rPr>
        <w:t>rew</w:t>
      </w:r>
      <w:proofErr w:type="spellEnd"/>
      <w:r w:rsidR="00795B13">
        <w:rPr>
          <w:lang w:val="en-GB"/>
        </w:rPr>
        <w:t>: the bats made fewer visits to the rewarding flower at the end of the night compared to the start of the night</w:t>
      </w:r>
      <w:r w:rsidR="00895610">
        <w:rPr>
          <w:lang w:val="en-GB"/>
        </w:rPr>
        <w:t xml:space="preserve"> (Figure 6</w:t>
      </w:r>
      <w:r w:rsidR="001747FD">
        <w:rPr>
          <w:lang w:val="en-GB"/>
        </w:rPr>
        <w:t xml:space="preserve"> and</w:t>
      </w:r>
      <w:r w:rsidR="00895610">
        <w:rPr>
          <w:lang w:val="en-GB"/>
        </w:rPr>
        <w:t xml:space="preserve"> Figure 7)</w:t>
      </w:r>
      <w:r w:rsidR="00795B13">
        <w:rPr>
          <w:lang w:val="en-GB"/>
        </w:rPr>
        <w:t>.</w:t>
      </w:r>
      <w:r w:rsidR="00895610">
        <w:rPr>
          <w:lang w:val="en-GB"/>
        </w:rPr>
        <w:t xml:space="preserve"> </w:t>
      </w:r>
      <w:bookmarkEnd w:id="549"/>
      <w:ins w:id="553" w:author="yw" w:date="2022-03-30T07:31:00Z">
        <w:r w:rsidR="003D3EB5">
          <w:rPr>
            <w:lang w:val="en-GB"/>
          </w:rPr>
          <w:t xml:space="preserve">However, as the </w:t>
        </w:r>
      </w:ins>
      <w:ins w:id="554" w:author="yw" w:date="2022-03-30T07:32:00Z">
        <w:r w:rsidR="00596E22">
          <w:rPr>
            <w:lang w:val="en-GB"/>
          </w:rPr>
          <w:t xml:space="preserve">significance of the </w:t>
        </w:r>
      </w:ins>
      <w:ins w:id="555" w:author="yw" w:date="2022-03-30T07:31:00Z">
        <w:r w:rsidR="003D3EB5">
          <w:rPr>
            <w:lang w:val="en-GB"/>
          </w:rPr>
          <w:t xml:space="preserve">night-block interaction </w:t>
        </w:r>
      </w:ins>
      <w:ins w:id="556" w:author="yw" w:date="2022-03-30T07:32:00Z">
        <w:r w:rsidR="00596E22">
          <w:rPr>
            <w:lang w:val="en-GB"/>
          </w:rPr>
          <w:t xml:space="preserve">indicates </w:t>
        </w:r>
      </w:ins>
      <w:ins w:id="557" w:author="yw" w:date="2022-03-30T07:31:00Z">
        <w:r w:rsidR="003D3EB5">
          <w:rPr>
            <w:lang w:val="en-GB"/>
          </w:rPr>
          <w:t xml:space="preserve">this main </w:t>
        </w:r>
      </w:ins>
      <w:ins w:id="558" w:author="yw" w:date="2022-03-30T07:32:00Z">
        <w:r w:rsidR="003D3EB5">
          <w:rPr>
            <w:lang w:val="en-GB"/>
          </w:rPr>
          <w:t xml:space="preserve">effect was not </w:t>
        </w:r>
      </w:ins>
      <w:ins w:id="559" w:author="yw" w:date="2022-03-30T07:33:00Z">
        <w:r w:rsidR="00596E22">
          <w:rPr>
            <w:lang w:val="en-GB"/>
          </w:rPr>
          <w:t>consistent over nights</w:t>
        </w:r>
      </w:ins>
      <w:ins w:id="560" w:author="yw" w:date="2022-03-30T07:32:00Z">
        <w:r w:rsidR="003D3EB5">
          <w:rPr>
            <w:lang w:val="en-GB"/>
          </w:rPr>
          <w:t xml:space="preserve">. In fact, </w:t>
        </w:r>
      </w:ins>
      <w:ins w:id="561" w:author="yw" w:date="2022-03-30T07:34:00Z">
        <w:r w:rsidR="00596E22">
          <w:rPr>
            <w:lang w:val="en-GB"/>
          </w:rPr>
          <w:t xml:space="preserve">for the very first night the </w:t>
        </w:r>
      </w:ins>
      <w:ins w:id="562" w:author="yw" w:date="2022-03-30T07:32:00Z">
        <w:r w:rsidR="003D3EB5">
          <w:rPr>
            <w:lang w:val="en-GB"/>
          </w:rPr>
          <w:t xml:space="preserve">effect was </w:t>
        </w:r>
      </w:ins>
      <w:ins w:id="563" w:author="yw" w:date="2022-03-30T07:36:00Z">
        <w:r w:rsidR="00596E22">
          <w:rPr>
            <w:lang w:val="en-GB"/>
          </w:rPr>
          <w:t xml:space="preserve">even the opposite </w:t>
        </w:r>
      </w:ins>
      <w:ins w:id="564" w:author="yw" w:date="2022-03-30T07:34:00Z">
        <w:r w:rsidR="00596E22">
          <w:rPr>
            <w:lang w:val="en-GB"/>
          </w:rPr>
          <w:t>with an</w:t>
        </w:r>
      </w:ins>
      <w:ins w:id="565" w:author="yw" w:date="2022-03-30T07:35:00Z">
        <w:r w:rsidR="00596E22">
          <w:rPr>
            <w:lang w:val="en-GB"/>
          </w:rPr>
          <w:t xml:space="preserve"> </w:t>
        </w:r>
      </w:ins>
      <w:ins w:id="566" w:author="yw" w:date="2022-03-30T07:34:00Z">
        <w:r w:rsidR="00596E22">
          <w:rPr>
            <w:lang w:val="en-GB"/>
          </w:rPr>
          <w:t xml:space="preserve">increase of </w:t>
        </w:r>
        <w:proofErr w:type="spellStart"/>
        <w:r w:rsidR="00596E22">
          <w:rPr>
            <w:lang w:val="en-GB"/>
          </w:rPr>
          <w:t>Proprew</w:t>
        </w:r>
        <w:proofErr w:type="spellEnd"/>
        <w:r w:rsidR="00596E22">
          <w:rPr>
            <w:lang w:val="en-GB"/>
          </w:rPr>
          <w:t xml:space="preserve"> over the course of the night</w:t>
        </w:r>
      </w:ins>
      <w:ins w:id="567" w:author="yw" w:date="2022-03-30T07:35:00Z">
        <w:r w:rsidR="00596E22">
          <w:rPr>
            <w:lang w:val="en-GB"/>
          </w:rPr>
          <w:t xml:space="preserve">. This is shown in more detail </w:t>
        </w:r>
      </w:ins>
      <w:ins w:id="568" w:author="yw" w:date="2022-03-30T07:32:00Z">
        <w:r w:rsidR="003D3EB5">
          <w:rPr>
            <w:lang w:val="en-GB"/>
          </w:rPr>
          <w:t xml:space="preserve">further below. </w:t>
        </w:r>
      </w:ins>
    </w:p>
    <w:p w14:paraId="54633836" w14:textId="6F16CCAB" w:rsidR="003D3EB5" w:rsidRDefault="003D3EB5">
      <w:pPr>
        <w:pStyle w:val="FirstParagraph"/>
        <w:spacing w:before="0" w:after="100" w:afterAutospacing="1"/>
        <w:rPr>
          <w:ins w:id="569" w:author="yw" w:date="2022-03-30T07:30:00Z"/>
          <w:lang w:val="en-GB"/>
        </w:rPr>
      </w:pPr>
      <w:ins w:id="570" w:author="yw" w:date="2022-03-30T07:31:00Z">
        <w:r>
          <w:rPr>
            <w:iCs/>
            <w:highlight w:val="yellow"/>
            <w:lang w:val="en-GB"/>
          </w:rPr>
          <w:t>[</w:t>
        </w:r>
        <w:proofErr w:type="spellStart"/>
        <w:r>
          <w:rPr>
            <w:iCs/>
            <w:highlight w:val="yellow"/>
            <w:lang w:val="en-GB"/>
          </w:rPr>
          <w:t>Pulle</w:t>
        </w:r>
        <w:proofErr w:type="spellEnd"/>
        <w:r>
          <w:rPr>
            <w:iCs/>
            <w:highlight w:val="yellow"/>
            <w:lang w:val="en-GB"/>
          </w:rPr>
          <w:t xml:space="preserve"> up from below] </w:t>
        </w:r>
      </w:ins>
      <w:ins w:id="571" w:author="yw" w:date="2022-03-30T07:30:00Z">
        <w:r w:rsidRPr="009061DA">
          <w:rPr>
            <w:iCs/>
            <w:highlight w:val="yellow"/>
            <w:lang w:val="en-GB"/>
          </w:rPr>
          <w:t>On the first night alone, the bats made more visits to the rewarding option with each successive block</w:t>
        </w:r>
        <w:r>
          <w:rPr>
            <w:iCs/>
            <w:lang w:val="en-GB"/>
          </w:rPr>
          <w:t>.</w:t>
        </w:r>
      </w:ins>
    </w:p>
    <w:p w14:paraId="3ACD91F1" w14:textId="454DCAA0" w:rsidR="00C17A43" w:rsidRDefault="00895610">
      <w:pPr>
        <w:pStyle w:val="FirstParagraph"/>
        <w:spacing w:before="0" w:after="100" w:afterAutospacing="1"/>
        <w:rPr>
          <w:lang w:val="en-GB"/>
        </w:rPr>
        <w:pPrChange w:id="572" w:author="yw" w:date="2022-03-29T10:55:00Z">
          <w:pPr>
            <w:pStyle w:val="FirstParagraph"/>
            <w:spacing w:line="360" w:lineRule="auto"/>
          </w:pPr>
        </w:pPrChange>
      </w:pPr>
      <w:r>
        <w:rPr>
          <w:lang w:val="en-GB"/>
        </w:rPr>
        <w:t>In other words, the bats ma</w:t>
      </w:r>
      <w:r w:rsidR="00795B13">
        <w:rPr>
          <w:lang w:val="en-GB"/>
        </w:rPr>
        <w:t>de an increasing number of visits to the rewarding option as each block progressed from its start to the next reversal, and as they experienced more experimental nights</w:t>
      </w:r>
      <w:r>
        <w:rPr>
          <w:lang w:val="en-GB"/>
        </w:rPr>
        <w:t>; however,</w:t>
      </w:r>
      <w:r w:rsidR="00421482">
        <w:rPr>
          <w:lang w:val="en-GB"/>
        </w:rPr>
        <w:t xml:space="preserve"> </w:t>
      </w:r>
      <w:r w:rsidR="00795B13">
        <w:rPr>
          <w:lang w:val="en-GB"/>
        </w:rPr>
        <w:t>this increase was dampened over the course of each individual night.</w:t>
      </w:r>
      <w:ins w:id="573" w:author="yw" w:date="2022-03-30T05:45:00Z">
        <w:r w:rsidR="00A416AB">
          <w:rPr>
            <w:lang w:val="en-GB"/>
          </w:rPr>
          <w:t xml:space="preserve"> </w:t>
        </w:r>
        <w:r w:rsidR="00A416AB" w:rsidRPr="00D7559A">
          <w:rPr>
            <w:highlight w:val="yellow"/>
            <w:lang w:val="en-GB"/>
            <w:rPrChange w:id="574" w:author="yw" w:date="2022-03-30T06:41:00Z">
              <w:rPr>
                <w:lang w:val="en-GB"/>
              </w:rPr>
            </w:rPrChange>
          </w:rPr>
          <w:t xml:space="preserve">This effect, however, was not true for the very first night. Here, the visits to the rewarding option increased </w:t>
        </w:r>
      </w:ins>
      <w:ins w:id="575" w:author="yw" w:date="2022-03-30T06:41:00Z">
        <w:r w:rsidR="00D7559A" w:rsidRPr="00D7559A">
          <w:rPr>
            <w:highlight w:val="yellow"/>
            <w:lang w:val="en-GB"/>
            <w:rPrChange w:id="576" w:author="yw" w:date="2022-03-30T06:41:00Z">
              <w:rPr>
                <w:lang w:val="en-GB"/>
              </w:rPr>
            </w:rPrChange>
          </w:rPr>
          <w:t>-&gt; wait for new plot</w:t>
        </w:r>
      </w:ins>
      <w:ins w:id="577" w:author="yw" w:date="2022-03-30T07:27:00Z">
        <w:r w:rsidR="003D3EB5">
          <w:rPr>
            <w:highlight w:val="yellow"/>
            <w:lang w:val="en-GB"/>
          </w:rPr>
          <w:t xml:space="preserve"> </w:t>
        </w:r>
      </w:ins>
      <w:ins w:id="578" w:author="yw" w:date="2022-03-30T07:28:00Z">
        <w:r w:rsidR="003D3EB5">
          <w:rPr>
            <w:highlight w:val="yellow"/>
            <w:lang w:val="en-GB"/>
          </w:rPr>
          <w:t xml:space="preserve"> </w:t>
        </w:r>
      </w:ins>
    </w:p>
    <w:p w14:paraId="790CAAB7" w14:textId="63A0A3E7" w:rsidR="00D06ABA" w:rsidRDefault="00C50551">
      <w:pPr>
        <w:pStyle w:val="CaptionedFigure"/>
        <w:spacing w:after="100" w:afterAutospacing="1"/>
        <w:rPr>
          <w:lang w:val="en-GB"/>
        </w:rPr>
        <w:pPrChange w:id="579" w:author="yw" w:date="2022-03-29T10:55:00Z">
          <w:pPr>
            <w:pStyle w:val="CaptionedFigure"/>
            <w:spacing w:line="360" w:lineRule="auto"/>
          </w:pPr>
        </w:pPrChange>
      </w:pPr>
      <w:r>
        <w:rPr>
          <w:noProof/>
        </w:rPr>
        <w:drawing>
          <wp:anchor distT="0" distB="0" distL="114300" distR="114300" simplePos="0" relativeHeight="251665920" behindDoc="1" locked="0" layoutInCell="1" allowOverlap="1" wp14:anchorId="41AA753D" wp14:editId="200868E5">
            <wp:simplePos x="0" y="0"/>
            <wp:positionH relativeFrom="column">
              <wp:posOffset>-635</wp:posOffset>
            </wp:positionH>
            <wp:positionV relativeFrom="paragraph">
              <wp:posOffset>1270</wp:posOffset>
            </wp:positionV>
            <wp:extent cx="5727065" cy="2416810"/>
            <wp:effectExtent l="0" t="0" r="0" b="0"/>
            <wp:wrapTight wrapText="bothSides">
              <wp:wrapPolygon edited="0">
                <wp:start x="0" y="0"/>
                <wp:lineTo x="0" y="21452"/>
                <wp:lineTo x="21554" y="21452"/>
                <wp:lineTo x="21554" y="0"/>
                <wp:lineTo x="0" y="0"/>
              </wp:wrapPolygon>
            </wp:wrapTight>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7"/>
                    <a:stretch>
                      <a:fillRect/>
                    </a:stretch>
                  </pic:blipFill>
                  <pic:spPr>
                    <a:xfrm>
                      <a:off x="0" y="0"/>
                      <a:ext cx="5727065" cy="2416810"/>
                    </a:xfrm>
                    <a:prstGeom prst="rect">
                      <a:avLst/>
                    </a:prstGeom>
                  </pic:spPr>
                </pic:pic>
              </a:graphicData>
            </a:graphic>
            <wp14:sizeRelH relativeFrom="page">
              <wp14:pctWidth>0</wp14:pctWidth>
            </wp14:sizeRelH>
            <wp14:sizeRelV relativeFrom="page">
              <wp14:pctHeight>0</wp14:pctHeight>
            </wp14:sizeRelV>
          </wp:anchor>
        </w:drawing>
      </w:r>
    </w:p>
    <w:p w14:paraId="5D68547E" w14:textId="7DAED850" w:rsidR="00C17A43" w:rsidRDefault="00795B13">
      <w:pPr>
        <w:pStyle w:val="CaptionedFigure"/>
        <w:spacing w:after="100" w:afterAutospacing="1"/>
        <w:rPr>
          <w:i/>
          <w:iCs/>
          <w:lang w:val="en-GB"/>
        </w:rPr>
        <w:pPrChange w:id="580" w:author="yw" w:date="2022-03-29T10:55:00Z">
          <w:pPr>
            <w:pStyle w:val="CaptionedFigure"/>
          </w:pPr>
        </w:pPrChange>
      </w:pPr>
      <w:r>
        <w:rPr>
          <w:i/>
          <w:iCs/>
          <w:lang w:val="en-GB"/>
        </w:rPr>
        <w:t xml:space="preserve">Figure 6: Forest plot of the estimates of the effect of night, block, bin and their two-way interactions on the </w:t>
      </w:r>
      <w:proofErr w:type="spellStart"/>
      <w:r>
        <w:rPr>
          <w:i/>
          <w:iCs/>
          <w:lang w:val="en-GB"/>
        </w:rPr>
        <w:t>Prop</w:t>
      </w:r>
      <w:r>
        <w:rPr>
          <w:i/>
          <w:iCs/>
          <w:vertAlign w:val="subscript"/>
          <w:lang w:val="en-GB"/>
        </w:rPr>
        <w:t>rew</w:t>
      </w:r>
      <w:proofErr w:type="spellEnd"/>
      <w:r>
        <w:rPr>
          <w:i/>
          <w:iCs/>
          <w:lang w:val="en-GB"/>
        </w:rPr>
        <w:t xml:space="preserve">. Circles represent the means of the posterior distributions of the </w:t>
      </w:r>
      <w:r w:rsidR="00B23CD0">
        <w:rPr>
          <w:i/>
          <w:iCs/>
          <w:lang w:val="en-GB"/>
        </w:rPr>
        <w:t xml:space="preserve">intercept and </w:t>
      </w:r>
      <w:r>
        <w:rPr>
          <w:i/>
          <w:iCs/>
          <w:lang w:val="en-GB"/>
        </w:rPr>
        <w:t xml:space="preserve">slope coefficients, thick horizontal lines represent 50% credible intervals, and </w:t>
      </w:r>
      <w:r>
        <w:rPr>
          <w:i/>
          <w:iCs/>
          <w:lang w:val="en-GB"/>
        </w:rPr>
        <w:lastRenderedPageBreak/>
        <w:t>thin horizontal lines 89% credible intervals. The numbers in bold are the means of the posterior distributions and 89% credible intervals</w:t>
      </w:r>
    </w:p>
    <w:p w14:paraId="3660A46E" w14:textId="45E82D10" w:rsidR="00C17A43" w:rsidRPr="008E0A44" w:rsidRDefault="008F1212">
      <w:pPr>
        <w:pStyle w:val="CaptionedFigure"/>
        <w:spacing w:after="100" w:afterAutospacing="1"/>
        <w:rPr>
          <w:lang w:val="en-GB"/>
        </w:rPr>
        <w:pPrChange w:id="581" w:author="yw" w:date="2022-03-29T10:55:00Z">
          <w:pPr>
            <w:pStyle w:val="CaptionedFigure"/>
            <w:spacing w:line="360" w:lineRule="auto"/>
          </w:pPr>
        </w:pPrChange>
      </w:pPr>
      <w:r>
        <w:rPr>
          <w:noProof/>
          <w:lang w:val="en-GB"/>
        </w:rPr>
        <w:drawing>
          <wp:anchor distT="0" distB="0" distL="114300" distR="114300" simplePos="0" relativeHeight="251667968" behindDoc="1" locked="0" layoutInCell="1" allowOverlap="1" wp14:anchorId="771585FE" wp14:editId="31943F31">
            <wp:simplePos x="0" y="0"/>
            <wp:positionH relativeFrom="column">
              <wp:posOffset>0</wp:posOffset>
            </wp:positionH>
            <wp:positionV relativeFrom="paragraph">
              <wp:posOffset>2540</wp:posOffset>
            </wp:positionV>
            <wp:extent cx="5943600" cy="3707130"/>
            <wp:effectExtent l="0" t="0" r="0" b="0"/>
            <wp:wrapTight wrapText="bothSides">
              <wp:wrapPolygon edited="0">
                <wp:start x="0" y="0"/>
                <wp:lineTo x="0" y="21533"/>
                <wp:lineTo x="21554" y="21533"/>
                <wp:lineTo x="21554" y="0"/>
                <wp:lineTo x="0" y="0"/>
              </wp:wrapPolygon>
            </wp:wrapTight>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8"/>
                    <a:stretch>
                      <a:fillRect/>
                    </a:stretch>
                  </pic:blipFill>
                  <pic:spPr>
                    <a:xfrm>
                      <a:off x="0" y="0"/>
                      <a:ext cx="5943600" cy="3707130"/>
                    </a:xfrm>
                    <a:prstGeom prst="rect">
                      <a:avLst/>
                    </a:prstGeom>
                  </pic:spPr>
                </pic:pic>
              </a:graphicData>
            </a:graphic>
            <wp14:sizeRelH relativeFrom="page">
              <wp14:pctWidth>0</wp14:pctWidth>
            </wp14:sizeRelH>
            <wp14:sizeRelV relativeFrom="page">
              <wp14:pctHeight>0</wp14:pctHeight>
            </wp14:sizeRelV>
          </wp:anchor>
        </w:drawing>
      </w:r>
    </w:p>
    <w:p w14:paraId="3490DC77" w14:textId="7727EFFC" w:rsidR="00C17A43" w:rsidRDefault="00795B13">
      <w:pPr>
        <w:pStyle w:val="Textkrper"/>
        <w:spacing w:before="0" w:after="100" w:afterAutospacing="1"/>
        <w:rPr>
          <w:i/>
          <w:iCs/>
          <w:lang w:val="en-GB"/>
        </w:rPr>
        <w:pPrChange w:id="582" w:author="yw" w:date="2022-03-29T10:55:00Z">
          <w:pPr>
            <w:pStyle w:val="Textkrper"/>
            <w:spacing w:line="360" w:lineRule="auto"/>
          </w:pPr>
        </w:pPrChange>
      </w:pPr>
      <w:commentRangeStart w:id="583"/>
      <w:commentRangeStart w:id="584"/>
      <w:r>
        <w:rPr>
          <w:i/>
          <w:iCs/>
          <w:lang w:val="en-GB"/>
        </w:rPr>
        <w:t xml:space="preserve">Figure 7: a) Conditional effects of experimental night on the </w:t>
      </w:r>
      <w:proofErr w:type="spellStart"/>
      <w:r>
        <w:rPr>
          <w:i/>
          <w:iCs/>
          <w:lang w:val="en-GB"/>
        </w:rPr>
        <w:t>Prop</w:t>
      </w:r>
      <w:r>
        <w:rPr>
          <w:i/>
          <w:iCs/>
          <w:vertAlign w:val="subscript"/>
          <w:lang w:val="en-GB"/>
        </w:rPr>
        <w:t>rew</w:t>
      </w:r>
      <w:proofErr w:type="spellEnd"/>
      <w:r>
        <w:rPr>
          <w:i/>
          <w:iCs/>
          <w:lang w:val="en-GB"/>
        </w:rPr>
        <w:t xml:space="preserve"> b) Conditional effects of block on the </w:t>
      </w:r>
      <w:proofErr w:type="spellStart"/>
      <w:r>
        <w:rPr>
          <w:i/>
          <w:iCs/>
          <w:lang w:val="en-GB"/>
        </w:rPr>
        <w:t>Prop</w:t>
      </w:r>
      <w:r>
        <w:rPr>
          <w:i/>
          <w:iCs/>
          <w:vertAlign w:val="subscript"/>
          <w:lang w:val="en-GB"/>
        </w:rPr>
        <w:t>rew</w:t>
      </w:r>
      <w:proofErr w:type="spellEnd"/>
      <w:r>
        <w:rPr>
          <w:i/>
          <w:iCs/>
          <w:lang w:val="en-GB"/>
        </w:rPr>
        <w:t xml:space="preserve"> c) Conditional effects of bin on the </w:t>
      </w:r>
      <w:proofErr w:type="spellStart"/>
      <w:r>
        <w:rPr>
          <w:i/>
          <w:iCs/>
          <w:lang w:val="en-GB"/>
        </w:rPr>
        <w:t>Prop</w:t>
      </w:r>
      <w:r>
        <w:rPr>
          <w:i/>
          <w:iCs/>
          <w:vertAlign w:val="subscript"/>
          <w:lang w:val="en-GB"/>
        </w:rPr>
        <w:t>rew</w:t>
      </w:r>
      <w:proofErr w:type="spellEnd"/>
      <w:r>
        <w:rPr>
          <w:i/>
          <w:iCs/>
          <w:lang w:val="en-GB"/>
        </w:rPr>
        <w:t xml:space="preserve"> d) Conditional effects of the interaction of night and block on the </w:t>
      </w:r>
      <w:proofErr w:type="spellStart"/>
      <w:r>
        <w:rPr>
          <w:i/>
          <w:iCs/>
          <w:lang w:val="en-GB"/>
        </w:rPr>
        <w:t>Prop</w:t>
      </w:r>
      <w:r>
        <w:rPr>
          <w:i/>
          <w:iCs/>
          <w:vertAlign w:val="subscript"/>
          <w:lang w:val="en-GB"/>
        </w:rPr>
        <w:t>rew</w:t>
      </w:r>
      <w:proofErr w:type="spellEnd"/>
      <w:r>
        <w:rPr>
          <w:i/>
          <w:iCs/>
          <w:lang w:val="en-GB"/>
        </w:rPr>
        <w:t xml:space="preserve"> e) Conditional effects of the interaction of block and bin on the </w:t>
      </w:r>
      <w:proofErr w:type="spellStart"/>
      <w:r>
        <w:rPr>
          <w:i/>
          <w:iCs/>
          <w:lang w:val="en-GB"/>
        </w:rPr>
        <w:t>Prop</w:t>
      </w:r>
      <w:r>
        <w:rPr>
          <w:i/>
          <w:iCs/>
          <w:vertAlign w:val="subscript"/>
          <w:lang w:val="en-GB"/>
        </w:rPr>
        <w:t>rew</w:t>
      </w:r>
      <w:proofErr w:type="spellEnd"/>
      <w:r>
        <w:rPr>
          <w:i/>
          <w:iCs/>
          <w:lang w:val="en-GB"/>
        </w:rPr>
        <w:t xml:space="preserve"> f) Conditional effects of the interaction of night and bin on the </w:t>
      </w:r>
      <w:proofErr w:type="spellStart"/>
      <w:r>
        <w:rPr>
          <w:i/>
          <w:iCs/>
          <w:lang w:val="en-GB"/>
        </w:rPr>
        <w:t>Prop</w:t>
      </w:r>
      <w:r>
        <w:rPr>
          <w:i/>
          <w:iCs/>
          <w:vertAlign w:val="subscript"/>
          <w:lang w:val="en-GB"/>
        </w:rPr>
        <w:t>rew</w:t>
      </w:r>
      <w:bookmarkStart w:id="585" w:name="exploratory-analyses"/>
      <w:bookmarkEnd w:id="457"/>
      <w:bookmarkEnd w:id="531"/>
      <w:commentRangeEnd w:id="583"/>
      <w:proofErr w:type="spellEnd"/>
      <w:r>
        <w:rPr>
          <w:rStyle w:val="Kommentarzeichen"/>
        </w:rPr>
        <w:commentReference w:id="583"/>
      </w:r>
      <w:commentRangeEnd w:id="584"/>
      <w:r w:rsidR="007331A7">
        <w:rPr>
          <w:rStyle w:val="Kommentarzeichen"/>
        </w:rPr>
        <w:commentReference w:id="584"/>
      </w:r>
    </w:p>
    <w:p w14:paraId="3466862A" w14:textId="77777777" w:rsidR="00C17A43" w:rsidRDefault="00795B13">
      <w:pPr>
        <w:pStyle w:val="berschrift2"/>
        <w:spacing w:before="0" w:after="100" w:afterAutospacing="1"/>
        <w:rPr>
          <w:lang w:val="en-GB"/>
        </w:rPr>
        <w:pPrChange w:id="586" w:author="yw" w:date="2022-03-29T10:55:00Z">
          <w:pPr>
            <w:pStyle w:val="berschrift2"/>
            <w:spacing w:line="360" w:lineRule="auto"/>
          </w:pPr>
        </w:pPrChange>
      </w:pPr>
      <w:r>
        <w:rPr>
          <w:lang w:val="en-GB"/>
        </w:rPr>
        <w:t>Exploratory analyses</w:t>
      </w:r>
    </w:p>
    <w:p w14:paraId="5C35D74B" w14:textId="77777777" w:rsidR="00C17A43" w:rsidRDefault="00795B13">
      <w:pPr>
        <w:pStyle w:val="berschrift3"/>
        <w:spacing w:before="0" w:after="100" w:afterAutospacing="1"/>
        <w:rPr>
          <w:lang w:val="en-GB"/>
        </w:rPr>
        <w:pPrChange w:id="587" w:author="yw" w:date="2022-03-29T10:55:00Z">
          <w:pPr>
            <w:pStyle w:val="berschrift3"/>
            <w:spacing w:line="360" w:lineRule="auto"/>
          </w:pPr>
        </w:pPrChange>
      </w:pPr>
      <w:bookmarkStart w:id="588" w:name="Xb3bb0de48acdee9888849c4c7917f4c61c2e462"/>
      <w:r>
        <w:rPr>
          <w:lang w:val="en-GB"/>
        </w:rPr>
        <w:t>The effect of the first experimental night and the first block of each night</w:t>
      </w:r>
    </w:p>
    <w:p w14:paraId="18913084" w14:textId="7F204C4B" w:rsidR="00C17A43" w:rsidRDefault="00795B13">
      <w:pPr>
        <w:pStyle w:val="FirstParagraph"/>
        <w:spacing w:before="0" w:after="100" w:afterAutospacing="1"/>
        <w:rPr>
          <w:lang w:val="en-GB"/>
        </w:rPr>
        <w:pPrChange w:id="589" w:author="yw" w:date="2022-03-29T10:55:00Z">
          <w:pPr>
            <w:pStyle w:val="FirstParagraph"/>
            <w:spacing w:line="360" w:lineRule="auto"/>
          </w:pPr>
        </w:pPrChange>
      </w:pPr>
      <w:r>
        <w:rPr>
          <w:lang w:val="en-GB"/>
        </w:rPr>
        <w:t>The first block of an experimental night was qualitatively different from the other blocks, as this was the only part of the night when the bats had not yet experienced a reversal. A similar argument can be made about the very first experimental night: before this night the bats had never experienced a reversal at all</w:t>
      </w:r>
      <w:ins w:id="590" w:author="yw" w:date="2022-03-30T07:02:00Z">
        <w:r w:rsidR="001D21D1">
          <w:rPr>
            <w:lang w:val="en-GB"/>
          </w:rPr>
          <w:t xml:space="preserve"> except for the strict alternation training prior to </w:t>
        </w:r>
      </w:ins>
      <w:ins w:id="591" w:author="yw" w:date="2022-03-30T07:17:00Z">
        <w:r w:rsidR="00834BFA">
          <w:rPr>
            <w:lang w:val="en-GB"/>
          </w:rPr>
          <w:t xml:space="preserve">the </w:t>
        </w:r>
      </w:ins>
      <w:ins w:id="592" w:author="yw" w:date="2022-03-30T07:02:00Z">
        <w:r w:rsidR="001D21D1">
          <w:rPr>
            <w:lang w:val="en-GB"/>
          </w:rPr>
          <w:t>experiments</w:t>
        </w:r>
      </w:ins>
      <w:r>
        <w:rPr>
          <w:lang w:val="en-GB"/>
        </w:rPr>
        <w:t>. Therefore, after examining the results of the analyses described above, we did</w:t>
      </w:r>
      <w:r w:rsidR="00BE0450">
        <w:rPr>
          <w:lang w:val="en-GB"/>
        </w:rPr>
        <w:t xml:space="preserve"> </w:t>
      </w:r>
      <w:r>
        <w:rPr>
          <w:lang w:val="en-GB"/>
        </w:rPr>
        <w:t xml:space="preserve">further </w:t>
      </w:r>
      <w:r w:rsidR="00BE0450">
        <w:rPr>
          <w:lang w:val="en-GB"/>
        </w:rPr>
        <w:t xml:space="preserve">analyses </w:t>
      </w:r>
      <w:r>
        <w:rPr>
          <w:lang w:val="en-GB"/>
        </w:rPr>
        <w:t>to specifically explore the effects of the first block of a night and the first night.</w:t>
      </w:r>
    </w:p>
    <w:p w14:paraId="14FEEA62" w14:textId="03638A03" w:rsidR="00C17A43" w:rsidRPr="001D31D6" w:rsidRDefault="00BB7CFA">
      <w:pPr>
        <w:pStyle w:val="Textkrper"/>
        <w:spacing w:before="0" w:after="100" w:afterAutospacing="1"/>
        <w:rPr>
          <w:lang w:val="en-GB"/>
        </w:rPr>
        <w:pPrChange w:id="593" w:author="yw" w:date="2022-03-29T10:55:00Z">
          <w:pPr>
            <w:pStyle w:val="Textkrper"/>
            <w:spacing w:line="360" w:lineRule="auto"/>
          </w:pPr>
        </w:pPrChange>
      </w:pPr>
      <w:r>
        <w:rPr>
          <w:noProof/>
        </w:rPr>
        <w:lastRenderedPageBreak/>
        <w:drawing>
          <wp:anchor distT="0" distB="0" distL="114300" distR="114300" simplePos="0" relativeHeight="251664896" behindDoc="1" locked="0" layoutInCell="1" allowOverlap="1" wp14:anchorId="424824F9" wp14:editId="046BA9AB">
            <wp:simplePos x="0" y="0"/>
            <wp:positionH relativeFrom="column">
              <wp:posOffset>-119380</wp:posOffset>
            </wp:positionH>
            <wp:positionV relativeFrom="paragraph">
              <wp:posOffset>1868253</wp:posOffset>
            </wp:positionV>
            <wp:extent cx="5883910" cy="1517650"/>
            <wp:effectExtent l="0" t="0" r="0" b="6350"/>
            <wp:wrapTight wrapText="bothSides">
              <wp:wrapPolygon edited="0">
                <wp:start x="0" y="0"/>
                <wp:lineTo x="0" y="21510"/>
                <wp:lineTo x="21539" y="21510"/>
                <wp:lineTo x="21539" y="0"/>
                <wp:lineTo x="0" y="0"/>
              </wp:wrapPolygon>
            </wp:wrapTight>
            <wp:docPr id="8" name="Picture" descr="Figure 8: (ref:forest-plot-first-night-first-block)"/>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forest-plot-first-night-first-block-1.png"/>
                    <pic:cNvPicPr>
                      <a:picLocks noChangeAspect="1" noChangeArrowheads="1"/>
                    </pic:cNvPicPr>
                  </pic:nvPicPr>
                  <pic:blipFill>
                    <a:blip r:embed="rId19"/>
                    <a:stretch>
                      <a:fillRect/>
                    </a:stretch>
                  </pic:blipFill>
                  <pic:spPr bwMode="auto">
                    <a:xfrm>
                      <a:off x="0" y="0"/>
                      <a:ext cx="5883910" cy="15176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B864E7">
        <w:rPr>
          <w:noProof/>
        </w:rPr>
        <w:t>The</w:t>
      </w:r>
      <w:r w:rsidR="00B864E7">
        <w:rPr>
          <w:lang w:val="en-GB"/>
        </w:rPr>
        <w:t xml:space="preserve"> </w:t>
      </w:r>
      <w:r w:rsidR="00795B13">
        <w:rPr>
          <w:lang w:val="en-GB"/>
        </w:rPr>
        <w:t xml:space="preserve">first block of a night had an effect on the </w:t>
      </w:r>
      <w:proofErr w:type="spellStart"/>
      <w:r w:rsidR="00795B13">
        <w:rPr>
          <w:lang w:val="en-GB"/>
        </w:rPr>
        <w:t>Prop</w:t>
      </w:r>
      <w:r w:rsidR="00795B13">
        <w:rPr>
          <w:vertAlign w:val="subscript"/>
          <w:lang w:val="en-GB"/>
        </w:rPr>
        <w:t>rew</w:t>
      </w:r>
      <w:proofErr w:type="spellEnd"/>
      <w:r w:rsidR="00B864E7">
        <w:rPr>
          <w:lang w:val="en-GB"/>
        </w:rPr>
        <w:t xml:space="preserve"> (Figure 8 and Figure 9)</w:t>
      </w:r>
      <w:r w:rsidR="00795B13">
        <w:rPr>
          <w:lang w:val="en-GB"/>
        </w:rPr>
        <w:t xml:space="preserve">: the bats made more visits to the rewarding option in the very first block of a night compared to all the later blocks. This effect was greater on the very first night compared to the </w:t>
      </w:r>
      <w:proofErr w:type="spellStart"/>
      <w:r w:rsidR="00795B13">
        <w:rPr>
          <w:lang w:val="en-GB"/>
        </w:rPr>
        <w:t>later</w:t>
      </w:r>
      <w:proofErr w:type="spellEnd"/>
      <w:r w:rsidR="00795B13">
        <w:rPr>
          <w:lang w:val="en-GB"/>
        </w:rPr>
        <w:t xml:space="preserve"> two nights, i.e., on the very first block of the very first night when the bats had experienced reward at only one option, and no reversals at all.</w:t>
      </w:r>
      <w:r w:rsidR="001D31D6">
        <w:rPr>
          <w:lang w:val="en-GB"/>
        </w:rPr>
        <w:t xml:space="preserve"> </w:t>
      </w:r>
      <w:commentRangeStart w:id="594"/>
      <w:commentRangeStart w:id="595"/>
      <w:r w:rsidR="001D31D6">
        <w:rPr>
          <w:lang w:val="en-GB"/>
        </w:rPr>
        <w:t>This is consistent with the results of the confirmatory analysis, which showed that the number of visits to the rewarding flower decreased from the start to the end of a night</w:t>
      </w:r>
      <w:ins w:id="596" w:author="yw" w:date="2022-03-30T08:23:00Z">
        <w:r w:rsidR="00A73083">
          <w:rPr>
            <w:lang w:val="en-GB"/>
          </w:rPr>
          <w:t xml:space="preserve"> and where the significant block-night interaction term indicated that this </w:t>
        </w:r>
      </w:ins>
      <w:ins w:id="597" w:author="yw" w:date="2022-03-30T08:24:00Z">
        <w:r w:rsidR="00A73083">
          <w:rPr>
            <w:lang w:val="en-GB"/>
          </w:rPr>
          <w:t xml:space="preserve">result </w:t>
        </w:r>
      </w:ins>
      <w:ins w:id="598" w:author="yw" w:date="2022-03-30T08:23:00Z">
        <w:r w:rsidR="00A73083">
          <w:rPr>
            <w:lang w:val="en-GB"/>
          </w:rPr>
          <w:t xml:space="preserve">was not universally the </w:t>
        </w:r>
      </w:ins>
      <w:ins w:id="599" w:author="yw" w:date="2022-03-30T08:24:00Z">
        <w:r w:rsidR="00A73083">
          <w:rPr>
            <w:lang w:val="en-GB"/>
          </w:rPr>
          <w:t>case for all nights</w:t>
        </w:r>
      </w:ins>
      <w:r w:rsidR="001D31D6">
        <w:rPr>
          <w:lang w:val="en-GB"/>
        </w:rPr>
        <w:t xml:space="preserve">. </w:t>
      </w:r>
      <w:commentRangeEnd w:id="594"/>
      <w:del w:id="600" w:author="yw" w:date="2022-03-30T08:23:00Z">
        <w:r w:rsidR="00B316CB" w:rsidRPr="00B54A0C" w:rsidDel="00A73083">
          <w:rPr>
            <w:rStyle w:val="Kommentarzeichen"/>
            <w:b/>
            <w:rPrChange w:id="601" w:author="yw" w:date="2022-03-30T06:58:00Z">
              <w:rPr>
                <w:rStyle w:val="Kommentarzeichen"/>
              </w:rPr>
            </w:rPrChange>
          </w:rPr>
          <w:commentReference w:id="594"/>
        </w:r>
        <w:commentRangeEnd w:id="595"/>
        <w:r w:rsidR="007331A7" w:rsidRPr="00B54A0C" w:rsidDel="00A73083">
          <w:rPr>
            <w:rStyle w:val="Kommentarzeichen"/>
            <w:b/>
            <w:rPrChange w:id="602" w:author="yw" w:date="2022-03-30T06:58:00Z">
              <w:rPr>
                <w:rStyle w:val="Kommentarzeichen"/>
              </w:rPr>
            </w:rPrChange>
          </w:rPr>
          <w:commentReference w:id="595"/>
        </w:r>
      </w:del>
    </w:p>
    <w:p w14:paraId="5BB5A84E" w14:textId="77777777" w:rsidR="005C45F7" w:rsidRDefault="005C45F7">
      <w:pPr>
        <w:pStyle w:val="Textkrper"/>
        <w:spacing w:before="0" w:after="100" w:afterAutospacing="1"/>
        <w:rPr>
          <w:ins w:id="603" w:author="yw" w:date="2022-03-30T06:47:00Z"/>
          <w:i/>
          <w:iCs/>
          <w:lang w:val="en-GB"/>
        </w:rPr>
      </w:pPr>
    </w:p>
    <w:p w14:paraId="117B337C" w14:textId="77777777" w:rsidR="005C45F7" w:rsidRDefault="005C45F7">
      <w:pPr>
        <w:pStyle w:val="Textkrper"/>
        <w:spacing w:before="0" w:after="100" w:afterAutospacing="1"/>
        <w:rPr>
          <w:ins w:id="604" w:author="yw" w:date="2022-03-30T06:47:00Z"/>
          <w:i/>
          <w:iCs/>
          <w:lang w:val="en-GB"/>
        </w:rPr>
      </w:pPr>
    </w:p>
    <w:p w14:paraId="556D9AE7" w14:textId="77777777" w:rsidR="005C45F7" w:rsidRDefault="005C45F7">
      <w:pPr>
        <w:pStyle w:val="Textkrper"/>
        <w:spacing w:before="0" w:after="100" w:afterAutospacing="1"/>
        <w:rPr>
          <w:ins w:id="605" w:author="yw" w:date="2022-03-30T06:47:00Z"/>
          <w:i/>
          <w:iCs/>
          <w:lang w:val="en-GB"/>
        </w:rPr>
      </w:pPr>
    </w:p>
    <w:p w14:paraId="7F6D0939" w14:textId="320D592A" w:rsidR="00C17A43" w:rsidRDefault="005C45F7">
      <w:pPr>
        <w:pStyle w:val="Textkrper"/>
        <w:spacing w:before="0" w:after="100" w:afterAutospacing="1"/>
        <w:rPr>
          <w:lang w:val="en-GB"/>
        </w:rPr>
        <w:pPrChange w:id="606" w:author="yw" w:date="2022-03-29T10:55:00Z">
          <w:pPr>
            <w:pStyle w:val="Textkrper"/>
            <w:spacing w:line="360" w:lineRule="auto"/>
          </w:pPr>
        </w:pPrChange>
      </w:pPr>
      <w:r>
        <w:rPr>
          <w:noProof/>
        </w:rPr>
        <w:drawing>
          <wp:anchor distT="0" distB="0" distL="114300" distR="114300" simplePos="0" relativeHeight="251657728" behindDoc="1" locked="0" layoutInCell="1" allowOverlap="1" wp14:anchorId="1FA01393" wp14:editId="6D6D4BE7">
            <wp:simplePos x="0" y="0"/>
            <wp:positionH relativeFrom="column">
              <wp:posOffset>5874327</wp:posOffset>
            </wp:positionH>
            <wp:positionV relativeFrom="paragraph">
              <wp:posOffset>1646373</wp:posOffset>
            </wp:positionV>
            <wp:extent cx="489585" cy="309880"/>
            <wp:effectExtent l="0" t="0" r="0" b="0"/>
            <wp:wrapTight wrapText="bothSides">
              <wp:wrapPolygon edited="0">
                <wp:start x="0" y="0"/>
                <wp:lineTo x="0" y="20361"/>
                <wp:lineTo x="21292" y="20361"/>
                <wp:lineTo x="21292" y="0"/>
                <wp:lineTo x="0" y="0"/>
              </wp:wrapPolygon>
            </wp:wrapTight>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rotWithShape="1">
                    <a:blip r:embed="rId20" cstate="print">
                      <a:extLst>
                        <a:ext uri="{28A0092B-C50C-407E-A947-70E740481C1C}">
                          <a14:useLocalDpi xmlns:a14="http://schemas.microsoft.com/office/drawing/2010/main" val="0"/>
                        </a:ext>
                      </a:extLst>
                    </a:blip>
                    <a:srcRect l="6860" t="15050" r="5740" b="12068"/>
                    <a:stretch/>
                  </pic:blipFill>
                  <pic:spPr bwMode="auto">
                    <a:xfrm>
                      <a:off x="0" y="0"/>
                      <a:ext cx="489585" cy="309880"/>
                    </a:xfrm>
                    <a:prstGeom prst="rect">
                      <a:avLst/>
                    </a:prstGeom>
                    <a:ln>
                      <a:noFill/>
                    </a:ln>
                    <a:extLst>
                      <a:ext uri="{53640926-AAD7-44d8-BBD7-CCE9431645EC}">
                        <a14:shadowObscured xmlns:w16cex="http://schemas.microsoft.com/office/word/2018/wordml/cex" xmlns:w16="http://schemas.microsoft.com/office/word/2018/wordml" xmlns:w16sdtdh="http://schemas.microsoft.com/office/word/2020/wordml/sdtdatahash"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752" behindDoc="1" locked="0" layoutInCell="1" allowOverlap="1" wp14:anchorId="17FF4FB3" wp14:editId="6C27ACEC">
            <wp:simplePos x="0" y="0"/>
            <wp:positionH relativeFrom="column">
              <wp:posOffset>68474</wp:posOffset>
            </wp:positionH>
            <wp:positionV relativeFrom="paragraph">
              <wp:posOffset>1229422</wp:posOffset>
            </wp:positionV>
            <wp:extent cx="5716905" cy="1844675"/>
            <wp:effectExtent l="0" t="0" r="0" b="0"/>
            <wp:wrapTight wrapText="bothSides">
              <wp:wrapPolygon edited="0">
                <wp:start x="0" y="0"/>
                <wp:lineTo x="0" y="21414"/>
                <wp:lineTo x="21545" y="21414"/>
                <wp:lineTo x="21545" y="0"/>
                <wp:lineTo x="0" y="0"/>
              </wp:wrapPolygon>
            </wp:wrapTight>
            <wp:docPr id="9" name="Picture" descr="Figure 9: (ref:first-night-first-block-conditional-effects)"/>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first-night-first-block-conditional-effects-1.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16905" cy="184467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795B13">
        <w:rPr>
          <w:i/>
          <w:iCs/>
          <w:lang w:val="en-GB"/>
        </w:rPr>
        <w:t xml:space="preserve">Figure 8: Forest plot of the estimates of the effect of night, block, bin and their two-way interactions on the </w:t>
      </w:r>
      <w:proofErr w:type="spellStart"/>
      <w:r w:rsidR="00795B13">
        <w:rPr>
          <w:i/>
          <w:iCs/>
          <w:lang w:val="en-GB"/>
        </w:rPr>
        <w:t>Prop</w:t>
      </w:r>
      <w:r w:rsidR="00795B13">
        <w:rPr>
          <w:i/>
          <w:iCs/>
          <w:vertAlign w:val="subscript"/>
          <w:lang w:val="en-GB"/>
        </w:rPr>
        <w:t>rew</w:t>
      </w:r>
      <w:proofErr w:type="spellEnd"/>
      <w:r w:rsidR="00795B13">
        <w:rPr>
          <w:i/>
          <w:iCs/>
          <w:lang w:val="en-GB"/>
        </w:rPr>
        <w:t xml:space="preserve">. Circles represent the means of the posterior distributions of the </w:t>
      </w:r>
      <w:r w:rsidR="006D152D">
        <w:rPr>
          <w:i/>
          <w:iCs/>
          <w:lang w:val="en-GB"/>
        </w:rPr>
        <w:t xml:space="preserve">intercept and </w:t>
      </w:r>
      <w:r w:rsidR="00795B13">
        <w:rPr>
          <w:i/>
          <w:iCs/>
          <w:lang w:val="en-GB"/>
        </w:rPr>
        <w:t>slope coefficients, thick horizontal lines represent 50% credible intervals, and thin horizontal lines 89% credible intervals. The numbers in bold are the means of the posterior distributions and 89% credible intervals</w:t>
      </w:r>
      <w:ins w:id="607" w:author="yw" w:date="2022-03-30T06:58:00Z">
        <w:r w:rsidR="00B54A0C" w:rsidRPr="001D21D1">
          <w:rPr>
            <w:i/>
            <w:iCs/>
            <w:highlight w:val="yellow"/>
            <w:lang w:val="en-GB"/>
            <w:rPrChange w:id="608" w:author="yw" w:date="2022-03-30T07:07:00Z">
              <w:rPr>
                <w:i/>
                <w:iCs/>
                <w:lang w:val="en-GB"/>
              </w:rPr>
            </w:rPrChange>
          </w:rPr>
          <w:t>[</w:t>
        </w:r>
      </w:ins>
      <w:ins w:id="609" w:author="yw" w:date="2022-03-30T07:07:00Z">
        <w:r w:rsidR="001D21D1" w:rsidRPr="001D21D1">
          <w:rPr>
            <w:i/>
            <w:iCs/>
            <w:highlight w:val="yellow"/>
            <w:lang w:val="en-GB"/>
            <w:rPrChange w:id="610" w:author="yw" w:date="2022-03-30T07:07:00Z">
              <w:rPr>
                <w:i/>
                <w:iCs/>
                <w:lang w:val="en-GB"/>
              </w:rPr>
            </w:rPrChange>
          </w:rPr>
          <w:t xml:space="preserve">I need an explanation of the </w:t>
        </w:r>
      </w:ins>
      <w:ins w:id="611" w:author="yw" w:date="2022-03-30T07:21:00Z">
        <w:r w:rsidR="00834BFA">
          <w:rPr>
            <w:i/>
            <w:iCs/>
            <w:highlight w:val="yellow"/>
            <w:lang w:val="en-GB"/>
          </w:rPr>
          <w:t xml:space="preserve">data analysed to understand the </w:t>
        </w:r>
      </w:ins>
      <w:ins w:id="612" w:author="yw" w:date="2022-03-30T07:07:00Z">
        <w:r w:rsidR="001D21D1" w:rsidRPr="001D21D1">
          <w:rPr>
            <w:i/>
            <w:iCs/>
            <w:highlight w:val="yellow"/>
            <w:lang w:val="en-GB"/>
            <w:rPrChange w:id="613" w:author="yw" w:date="2022-03-30T07:07:00Z">
              <w:rPr>
                <w:i/>
                <w:iCs/>
                <w:lang w:val="en-GB"/>
              </w:rPr>
            </w:rPrChange>
          </w:rPr>
          <w:t>parameters plotted</w:t>
        </w:r>
      </w:ins>
      <w:ins w:id="614" w:author="yw" w:date="2022-03-30T06:58:00Z">
        <w:r w:rsidR="00B54A0C" w:rsidRPr="001D21D1">
          <w:rPr>
            <w:i/>
            <w:iCs/>
            <w:highlight w:val="yellow"/>
            <w:lang w:val="en-GB"/>
            <w:rPrChange w:id="615" w:author="yw" w:date="2022-03-30T07:07:00Z">
              <w:rPr>
                <w:i/>
                <w:iCs/>
                <w:lang w:val="en-GB"/>
              </w:rPr>
            </w:rPrChange>
          </w:rPr>
          <w:t>]</w:t>
        </w:r>
      </w:ins>
    </w:p>
    <w:p w14:paraId="1507C3C6" w14:textId="4CAD8FC2" w:rsidR="00C17A43" w:rsidRDefault="00C17A43">
      <w:pPr>
        <w:pStyle w:val="ImageCaption"/>
        <w:spacing w:after="100" w:afterAutospacing="1"/>
        <w:rPr>
          <w:ins w:id="616" w:author="yw" w:date="2022-03-30T06:47:00Z"/>
          <w:lang w:val="en-GB"/>
        </w:rPr>
      </w:pPr>
    </w:p>
    <w:p w14:paraId="6C6A36C8" w14:textId="4D6681D0" w:rsidR="005C45F7" w:rsidRDefault="005C45F7">
      <w:pPr>
        <w:pStyle w:val="ImageCaption"/>
        <w:spacing w:after="100" w:afterAutospacing="1"/>
        <w:rPr>
          <w:ins w:id="617" w:author="yw" w:date="2022-03-30T06:47:00Z"/>
          <w:lang w:val="en-GB"/>
        </w:rPr>
      </w:pPr>
    </w:p>
    <w:p w14:paraId="2C555942" w14:textId="0CA09E81" w:rsidR="005C45F7" w:rsidRDefault="005C45F7">
      <w:pPr>
        <w:pStyle w:val="ImageCaption"/>
        <w:spacing w:after="100" w:afterAutospacing="1"/>
        <w:rPr>
          <w:lang w:val="en-GB"/>
        </w:rPr>
        <w:pPrChange w:id="618" w:author="yw" w:date="2022-03-29T10:55:00Z">
          <w:pPr>
            <w:pStyle w:val="ImageCaption"/>
            <w:spacing w:line="360" w:lineRule="auto"/>
          </w:pPr>
        </w:pPrChange>
      </w:pPr>
    </w:p>
    <w:p w14:paraId="02613738" w14:textId="5BD773EB" w:rsidR="00BB7CFA" w:rsidRDefault="00795B13">
      <w:pPr>
        <w:pStyle w:val="ImageCaption"/>
        <w:spacing w:after="100" w:afterAutospacing="1"/>
        <w:rPr>
          <w:lang w:val="en-GB"/>
        </w:rPr>
        <w:pPrChange w:id="619" w:author="yw" w:date="2022-03-29T10:55:00Z">
          <w:pPr>
            <w:pStyle w:val="ImageCaption"/>
            <w:spacing w:line="360" w:lineRule="auto"/>
          </w:pPr>
        </w:pPrChange>
      </w:pPr>
      <w:r>
        <w:rPr>
          <w:lang w:val="en-GB"/>
        </w:rPr>
        <w:lastRenderedPageBreak/>
        <w:t xml:space="preserve">Figure 9: a) Conditional effects of first and later experimental nights on the </w:t>
      </w:r>
      <w:proofErr w:type="spellStart"/>
      <w:r>
        <w:rPr>
          <w:lang w:val="en-GB"/>
        </w:rPr>
        <w:t>Prop</w:t>
      </w:r>
      <w:r>
        <w:rPr>
          <w:vertAlign w:val="subscript"/>
          <w:lang w:val="en-GB"/>
        </w:rPr>
        <w:t>rew</w:t>
      </w:r>
      <w:proofErr w:type="spellEnd"/>
      <w:r>
        <w:rPr>
          <w:lang w:val="en-GB"/>
        </w:rPr>
        <w:t xml:space="preserve"> b) Conditional effects of first and later blocks on the </w:t>
      </w:r>
      <w:proofErr w:type="spellStart"/>
      <w:r>
        <w:rPr>
          <w:lang w:val="en-GB"/>
        </w:rPr>
        <w:t>Prop</w:t>
      </w:r>
      <w:r>
        <w:rPr>
          <w:vertAlign w:val="subscript"/>
          <w:lang w:val="en-GB"/>
        </w:rPr>
        <w:t>rew</w:t>
      </w:r>
      <w:proofErr w:type="spellEnd"/>
      <w:r>
        <w:rPr>
          <w:lang w:val="en-GB"/>
        </w:rPr>
        <w:t xml:space="preserve"> c) Conditional effects of the interaction of the first and later nights and first and later blocks on the </w:t>
      </w:r>
      <w:proofErr w:type="spellStart"/>
      <w:r>
        <w:rPr>
          <w:lang w:val="en-GB"/>
        </w:rPr>
        <w:t>Prop</w:t>
      </w:r>
      <w:r>
        <w:rPr>
          <w:vertAlign w:val="subscript"/>
          <w:lang w:val="en-GB"/>
        </w:rPr>
        <w:t>rew</w:t>
      </w:r>
      <w:proofErr w:type="spellEnd"/>
      <w:r>
        <w:rPr>
          <w:lang w:val="en-GB"/>
        </w:rPr>
        <w:t xml:space="preserve">  </w:t>
      </w:r>
    </w:p>
    <w:p w14:paraId="1691B3FB" w14:textId="7D55C558" w:rsidR="00BB7CFA" w:rsidRPr="0017467E" w:rsidRDefault="00BD1755">
      <w:pPr>
        <w:pStyle w:val="ImageCaption"/>
        <w:spacing w:after="100" w:afterAutospacing="1"/>
        <w:rPr>
          <w:i w:val="0"/>
          <w:iCs/>
          <w:lang w:val="en-GB"/>
        </w:rPr>
        <w:pPrChange w:id="620" w:author="yw" w:date="2022-03-29T10:55:00Z">
          <w:pPr>
            <w:pStyle w:val="ImageCaption"/>
            <w:spacing w:line="360" w:lineRule="auto"/>
          </w:pPr>
        </w:pPrChange>
      </w:pPr>
      <w:r>
        <w:rPr>
          <w:i w:val="0"/>
          <w:iCs/>
          <w:lang w:val="en-GB"/>
        </w:rPr>
        <w:t>Additionally</w:t>
      </w:r>
      <w:r w:rsidR="009C4DDE">
        <w:rPr>
          <w:i w:val="0"/>
          <w:iCs/>
          <w:lang w:val="en-GB"/>
        </w:rPr>
        <w:t>,</w:t>
      </w:r>
      <w:r w:rsidR="00BB7CFA">
        <w:rPr>
          <w:i w:val="0"/>
          <w:iCs/>
          <w:lang w:val="en-GB"/>
        </w:rPr>
        <w:t xml:space="preserve"> when the data from the first block of every night were removed, </w:t>
      </w:r>
      <w:r>
        <w:rPr>
          <w:i w:val="0"/>
          <w:iCs/>
          <w:lang w:val="en-GB"/>
        </w:rPr>
        <w:t xml:space="preserve">the </w:t>
      </w:r>
      <w:proofErr w:type="spellStart"/>
      <w:r w:rsidR="00BB7CFA">
        <w:rPr>
          <w:i w:val="0"/>
          <w:iCs/>
          <w:lang w:val="en-GB"/>
        </w:rPr>
        <w:t>Prop</w:t>
      </w:r>
      <w:r w:rsidR="00BB7CFA" w:rsidRPr="0017467E">
        <w:rPr>
          <w:i w:val="0"/>
          <w:iCs/>
          <w:vertAlign w:val="subscript"/>
          <w:lang w:val="en-GB"/>
        </w:rPr>
        <w:t>rew</w:t>
      </w:r>
      <w:proofErr w:type="spellEnd"/>
      <w:r>
        <w:rPr>
          <w:i w:val="0"/>
          <w:iCs/>
          <w:vertAlign w:val="subscript"/>
          <w:lang w:val="en-GB"/>
        </w:rPr>
        <w:t xml:space="preserve"> </w:t>
      </w:r>
      <w:r>
        <w:rPr>
          <w:i w:val="0"/>
          <w:iCs/>
          <w:lang w:val="en-GB"/>
        </w:rPr>
        <w:t>increased due to the effect of experimental night and bin</w:t>
      </w:r>
      <w:ins w:id="621" w:author="yw" w:date="2022-03-30T08:25:00Z">
        <w:r w:rsidR="00A73083">
          <w:rPr>
            <w:i w:val="0"/>
            <w:iCs/>
            <w:lang w:val="en-GB"/>
          </w:rPr>
          <w:t>(Figure 10 and Figure 11)</w:t>
        </w:r>
      </w:ins>
      <w:r>
        <w:rPr>
          <w:i w:val="0"/>
          <w:iCs/>
          <w:lang w:val="en-GB"/>
        </w:rPr>
        <w:t>, consistent with the confirmatory analyses</w:t>
      </w:r>
      <w:r w:rsidR="001D651E">
        <w:rPr>
          <w:i w:val="0"/>
          <w:iCs/>
          <w:lang w:val="en-GB"/>
        </w:rPr>
        <w:t xml:space="preserve"> </w:t>
      </w:r>
      <w:del w:id="622" w:author="yw" w:date="2022-03-30T08:25:00Z">
        <w:r w:rsidR="001D651E" w:rsidDel="00A73083">
          <w:rPr>
            <w:i w:val="0"/>
            <w:iCs/>
            <w:lang w:val="en-GB"/>
          </w:rPr>
          <w:delText>(Figure 10 and Figure 11)</w:delText>
        </w:r>
      </w:del>
      <w:r>
        <w:rPr>
          <w:i w:val="0"/>
          <w:iCs/>
          <w:lang w:val="en-GB"/>
        </w:rPr>
        <w:t xml:space="preserve">. </w:t>
      </w:r>
      <w:r w:rsidR="001D651E">
        <w:rPr>
          <w:i w:val="0"/>
          <w:iCs/>
          <w:lang w:val="en-GB"/>
        </w:rPr>
        <w:t xml:space="preserve">The effect of block changed: the decrease in </w:t>
      </w:r>
      <w:proofErr w:type="spellStart"/>
      <w:r w:rsidR="001D651E">
        <w:rPr>
          <w:i w:val="0"/>
          <w:iCs/>
          <w:lang w:val="en-GB"/>
        </w:rPr>
        <w:t>Prop</w:t>
      </w:r>
      <w:r w:rsidR="001D651E" w:rsidRPr="0017467E">
        <w:rPr>
          <w:i w:val="0"/>
          <w:iCs/>
          <w:vertAlign w:val="subscript"/>
          <w:lang w:val="en-GB"/>
        </w:rPr>
        <w:t>rew</w:t>
      </w:r>
      <w:proofErr w:type="spellEnd"/>
      <w:r w:rsidR="001D651E" w:rsidRPr="0017467E">
        <w:rPr>
          <w:i w:val="0"/>
          <w:iCs/>
          <w:vertAlign w:val="subscript"/>
          <w:lang w:val="en-GB"/>
        </w:rPr>
        <w:t xml:space="preserve"> </w:t>
      </w:r>
      <w:r w:rsidR="001D651E">
        <w:rPr>
          <w:i w:val="0"/>
          <w:iCs/>
          <w:lang w:val="en-GB"/>
        </w:rPr>
        <w:t xml:space="preserve">as an effect of block occurred on the second and third nights but not the first, primarily due to </w:t>
      </w:r>
      <w:r w:rsidR="00D67515">
        <w:rPr>
          <w:i w:val="0"/>
          <w:iCs/>
          <w:lang w:val="en-GB"/>
        </w:rPr>
        <w:t xml:space="preserve">the bats’ behaviour in the second block of the first night, when the bats experienced a reversal for the first time in the experiment. </w:t>
      </w:r>
      <w:r w:rsidR="00D67515" w:rsidRPr="003D3EB5">
        <w:rPr>
          <w:i w:val="0"/>
          <w:iCs/>
          <w:highlight w:val="yellow"/>
          <w:lang w:val="en-GB"/>
          <w:rPrChange w:id="623" w:author="yw" w:date="2022-03-30T07:26:00Z">
            <w:rPr>
              <w:i w:val="0"/>
              <w:iCs/>
              <w:lang w:val="en-GB"/>
            </w:rPr>
          </w:rPrChange>
        </w:rPr>
        <w:t>On the first night alone, the bats made more visits to the rewarding option with each successive block</w:t>
      </w:r>
      <w:r w:rsidR="00D67515">
        <w:rPr>
          <w:i w:val="0"/>
          <w:iCs/>
          <w:lang w:val="en-GB"/>
        </w:rPr>
        <w:t>. On the second and third nights</w:t>
      </w:r>
      <w:r w:rsidR="00CA2D36">
        <w:rPr>
          <w:i w:val="0"/>
          <w:iCs/>
          <w:lang w:val="en-GB"/>
        </w:rPr>
        <w:t xml:space="preserve">, </w:t>
      </w:r>
      <w:r w:rsidR="00AD6F6C">
        <w:rPr>
          <w:noProof/>
          <w:lang w:val="en-GB"/>
        </w:rPr>
        <w:drawing>
          <wp:anchor distT="0" distB="0" distL="114300" distR="114300" simplePos="0" relativeHeight="251668992" behindDoc="1" locked="0" layoutInCell="1" allowOverlap="1" wp14:anchorId="4E4B2CB2" wp14:editId="6751AA84">
            <wp:simplePos x="0" y="0"/>
            <wp:positionH relativeFrom="column">
              <wp:posOffset>86995</wp:posOffset>
            </wp:positionH>
            <wp:positionV relativeFrom="paragraph">
              <wp:posOffset>1574358</wp:posOffset>
            </wp:positionV>
            <wp:extent cx="5511800" cy="1982470"/>
            <wp:effectExtent l="0" t="0" r="0" b="0"/>
            <wp:wrapTight wrapText="bothSides">
              <wp:wrapPolygon edited="0">
                <wp:start x="0" y="0"/>
                <wp:lineTo x="0" y="21448"/>
                <wp:lineTo x="21550" y="21448"/>
                <wp:lineTo x="21550" y="0"/>
                <wp:lineTo x="0" y="0"/>
              </wp:wrapPolygon>
            </wp:wrapTight>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rotWithShape="1">
                    <a:blip r:embed="rId22"/>
                    <a:srcRect t="4226"/>
                    <a:stretch/>
                  </pic:blipFill>
                  <pic:spPr bwMode="auto">
                    <a:xfrm>
                      <a:off x="0" y="0"/>
                      <a:ext cx="5511800" cy="1982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A2D36">
        <w:rPr>
          <w:i w:val="0"/>
          <w:iCs/>
          <w:lang w:val="en-GB"/>
        </w:rPr>
        <w:t xml:space="preserve">the bats made </w:t>
      </w:r>
      <w:r w:rsidR="00CA2D36">
        <w:rPr>
          <w:lang w:val="en-GB"/>
        </w:rPr>
        <w:t>fewer</w:t>
      </w:r>
      <w:r w:rsidR="00CA2D36">
        <w:rPr>
          <w:i w:val="0"/>
          <w:iCs/>
          <w:lang w:val="en-GB"/>
        </w:rPr>
        <w:t xml:space="preserve"> visits to the rewarding option with each successive block. </w:t>
      </w:r>
    </w:p>
    <w:p w14:paraId="7AC8FC31" w14:textId="39CB5583" w:rsidR="00C17A43" w:rsidRDefault="00C17A43">
      <w:pPr>
        <w:pStyle w:val="ImageCaption"/>
        <w:spacing w:after="100" w:afterAutospacing="1"/>
        <w:rPr>
          <w:lang w:val="en-GB"/>
        </w:rPr>
        <w:pPrChange w:id="624" w:author="yw" w:date="2022-03-29T10:55:00Z">
          <w:pPr>
            <w:pStyle w:val="ImageCaption"/>
            <w:spacing w:line="360" w:lineRule="auto"/>
          </w:pPr>
        </w:pPrChange>
      </w:pPr>
    </w:p>
    <w:p w14:paraId="20280F1C" w14:textId="43DBCA41" w:rsidR="00886F4B" w:rsidRDefault="00FF6271">
      <w:pPr>
        <w:pStyle w:val="Textkrper"/>
        <w:spacing w:before="0" w:after="100" w:afterAutospacing="1"/>
        <w:rPr>
          <w:i/>
          <w:iCs/>
          <w:lang w:val="en-GB"/>
        </w:rPr>
        <w:pPrChange w:id="625" w:author="yw" w:date="2022-03-29T10:55:00Z">
          <w:pPr>
            <w:pStyle w:val="Textkrper"/>
            <w:spacing w:line="360" w:lineRule="auto"/>
          </w:pPr>
        </w:pPrChange>
      </w:pPr>
      <w:r>
        <w:rPr>
          <w:i/>
          <w:iCs/>
          <w:noProof/>
          <w:lang w:val="en-GB"/>
        </w:rPr>
        <w:lastRenderedPageBreak/>
        <w:drawing>
          <wp:anchor distT="0" distB="0" distL="114300" distR="114300" simplePos="0" relativeHeight="251670016" behindDoc="1" locked="0" layoutInCell="1" allowOverlap="1" wp14:anchorId="752747C9" wp14:editId="20ABC944">
            <wp:simplePos x="0" y="0"/>
            <wp:positionH relativeFrom="column">
              <wp:posOffset>-142681</wp:posOffset>
            </wp:positionH>
            <wp:positionV relativeFrom="paragraph">
              <wp:posOffset>2883618</wp:posOffset>
            </wp:positionV>
            <wp:extent cx="5943600" cy="3661410"/>
            <wp:effectExtent l="0" t="0" r="0" b="0"/>
            <wp:wrapTight wrapText="bothSides">
              <wp:wrapPolygon edited="0">
                <wp:start x="0" y="0"/>
                <wp:lineTo x="0" y="21503"/>
                <wp:lineTo x="21554" y="21503"/>
                <wp:lineTo x="21554" y="0"/>
                <wp:lineTo x="0" y="0"/>
              </wp:wrapPolygon>
            </wp:wrapTight>
            <wp:docPr id="24" name="Picture 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medium confidence"/>
                    <pic:cNvPicPr/>
                  </pic:nvPicPr>
                  <pic:blipFill>
                    <a:blip r:embed="rId23"/>
                    <a:stretch>
                      <a:fillRect/>
                    </a:stretch>
                  </pic:blipFill>
                  <pic:spPr>
                    <a:xfrm>
                      <a:off x="0" y="0"/>
                      <a:ext cx="5943600" cy="3661410"/>
                    </a:xfrm>
                    <a:prstGeom prst="rect">
                      <a:avLst/>
                    </a:prstGeom>
                  </pic:spPr>
                </pic:pic>
              </a:graphicData>
            </a:graphic>
            <wp14:sizeRelH relativeFrom="page">
              <wp14:pctWidth>0</wp14:pctWidth>
            </wp14:sizeRelH>
            <wp14:sizeRelV relativeFrom="page">
              <wp14:pctHeight>0</wp14:pctHeight>
            </wp14:sizeRelV>
          </wp:anchor>
        </w:drawing>
      </w:r>
      <w:r w:rsidR="003674C0">
        <w:rPr>
          <w:i/>
          <w:iCs/>
          <w:lang w:val="en-GB"/>
        </w:rPr>
        <w:t>Figure 10: Forest plot of the estimates of the effect of night, block</w:t>
      </w:r>
      <w:r w:rsidR="00AD6F6C">
        <w:rPr>
          <w:i/>
          <w:iCs/>
          <w:lang w:val="en-GB"/>
        </w:rPr>
        <w:t xml:space="preserve"> (excluding the first block)</w:t>
      </w:r>
      <w:r w:rsidR="003674C0">
        <w:rPr>
          <w:i/>
          <w:iCs/>
          <w:lang w:val="en-GB"/>
        </w:rPr>
        <w:t xml:space="preserve">, bin and their two-way interactions on the </w:t>
      </w:r>
      <w:proofErr w:type="spellStart"/>
      <w:r w:rsidR="003674C0">
        <w:rPr>
          <w:i/>
          <w:iCs/>
          <w:lang w:val="en-GB"/>
        </w:rPr>
        <w:t>Prop</w:t>
      </w:r>
      <w:r w:rsidR="003674C0">
        <w:rPr>
          <w:i/>
          <w:iCs/>
          <w:vertAlign w:val="subscript"/>
          <w:lang w:val="en-GB"/>
        </w:rPr>
        <w:t>rew</w:t>
      </w:r>
      <w:proofErr w:type="spellEnd"/>
      <w:r w:rsidR="003674C0">
        <w:rPr>
          <w:i/>
          <w:iCs/>
          <w:lang w:val="en-GB"/>
        </w:rPr>
        <w:t xml:space="preserve">. Circles represent the means of the posterior distributions of the </w:t>
      </w:r>
      <w:r w:rsidR="00B77B3D">
        <w:rPr>
          <w:i/>
          <w:iCs/>
          <w:lang w:val="en-GB"/>
        </w:rPr>
        <w:t xml:space="preserve">intercept and </w:t>
      </w:r>
      <w:r w:rsidR="003674C0">
        <w:rPr>
          <w:i/>
          <w:iCs/>
          <w:lang w:val="en-GB"/>
        </w:rPr>
        <w:t>slope coefficients, thick horizontal lines represent 50% credible intervals, and thin horizontal lines 89% credible intervals. The numbers in bold are the means of the posterior distributions and 89% credible interval</w:t>
      </w:r>
      <w:r w:rsidR="00886F4B" w:rsidRPr="00886F4B">
        <w:rPr>
          <w:i/>
          <w:iCs/>
          <w:lang w:val="en-GB"/>
        </w:rPr>
        <w:t xml:space="preserve"> </w:t>
      </w:r>
    </w:p>
    <w:p w14:paraId="4F616A54" w14:textId="17C38DB3" w:rsidR="003674C0" w:rsidRDefault="00886F4B">
      <w:pPr>
        <w:pStyle w:val="Textkrper"/>
        <w:spacing w:before="0" w:after="100" w:afterAutospacing="1"/>
        <w:rPr>
          <w:i/>
          <w:iCs/>
          <w:lang w:val="en-GB"/>
        </w:rPr>
        <w:pPrChange w:id="626" w:author="yw" w:date="2022-03-29T10:55:00Z">
          <w:pPr>
            <w:pStyle w:val="Textkrper"/>
            <w:spacing w:line="360" w:lineRule="auto"/>
          </w:pPr>
        </w:pPrChange>
      </w:pPr>
      <w:commentRangeStart w:id="627"/>
      <w:commentRangeStart w:id="628"/>
      <w:r>
        <w:rPr>
          <w:i/>
          <w:iCs/>
          <w:lang w:val="en-GB"/>
        </w:rPr>
        <w:t xml:space="preserve">Figure 11: a) Conditional effects of experimental night on the </w:t>
      </w:r>
      <w:proofErr w:type="spellStart"/>
      <w:r>
        <w:rPr>
          <w:i/>
          <w:iCs/>
          <w:lang w:val="en-GB"/>
        </w:rPr>
        <w:t>Prop</w:t>
      </w:r>
      <w:r>
        <w:rPr>
          <w:i/>
          <w:iCs/>
          <w:vertAlign w:val="subscript"/>
          <w:lang w:val="en-GB"/>
        </w:rPr>
        <w:t>rew</w:t>
      </w:r>
      <w:proofErr w:type="spellEnd"/>
      <w:r>
        <w:rPr>
          <w:i/>
          <w:iCs/>
          <w:lang w:val="en-GB"/>
        </w:rPr>
        <w:t xml:space="preserve"> b) Conditional effects of block on the </w:t>
      </w:r>
      <w:proofErr w:type="spellStart"/>
      <w:r>
        <w:rPr>
          <w:i/>
          <w:iCs/>
          <w:lang w:val="en-GB"/>
        </w:rPr>
        <w:t>Prop</w:t>
      </w:r>
      <w:r>
        <w:rPr>
          <w:i/>
          <w:iCs/>
          <w:vertAlign w:val="subscript"/>
          <w:lang w:val="en-GB"/>
        </w:rPr>
        <w:t>rew</w:t>
      </w:r>
      <w:proofErr w:type="spellEnd"/>
      <w:r>
        <w:rPr>
          <w:i/>
          <w:iCs/>
          <w:lang w:val="en-GB"/>
        </w:rPr>
        <w:t xml:space="preserve"> c) Conditional effects of bin on the </w:t>
      </w:r>
      <w:proofErr w:type="spellStart"/>
      <w:r>
        <w:rPr>
          <w:i/>
          <w:iCs/>
          <w:lang w:val="en-GB"/>
        </w:rPr>
        <w:t>Prop</w:t>
      </w:r>
      <w:r>
        <w:rPr>
          <w:i/>
          <w:iCs/>
          <w:vertAlign w:val="subscript"/>
          <w:lang w:val="en-GB"/>
        </w:rPr>
        <w:t>rew</w:t>
      </w:r>
      <w:proofErr w:type="spellEnd"/>
      <w:r>
        <w:rPr>
          <w:i/>
          <w:iCs/>
          <w:lang w:val="en-GB"/>
        </w:rPr>
        <w:t xml:space="preserve"> d) Conditional effects of the interaction of night and block on the </w:t>
      </w:r>
      <w:proofErr w:type="spellStart"/>
      <w:r>
        <w:rPr>
          <w:i/>
          <w:iCs/>
          <w:lang w:val="en-GB"/>
        </w:rPr>
        <w:t>Prop</w:t>
      </w:r>
      <w:r>
        <w:rPr>
          <w:i/>
          <w:iCs/>
          <w:vertAlign w:val="subscript"/>
          <w:lang w:val="en-GB"/>
        </w:rPr>
        <w:t>rew</w:t>
      </w:r>
      <w:proofErr w:type="spellEnd"/>
      <w:r>
        <w:rPr>
          <w:i/>
          <w:iCs/>
          <w:lang w:val="en-GB"/>
        </w:rPr>
        <w:t xml:space="preserve"> e) Conditional effects of the interaction of block and bin on the </w:t>
      </w:r>
      <w:proofErr w:type="spellStart"/>
      <w:r>
        <w:rPr>
          <w:i/>
          <w:iCs/>
          <w:lang w:val="en-GB"/>
        </w:rPr>
        <w:t>Prop</w:t>
      </w:r>
      <w:r>
        <w:rPr>
          <w:i/>
          <w:iCs/>
          <w:vertAlign w:val="subscript"/>
          <w:lang w:val="en-GB"/>
        </w:rPr>
        <w:t>rew</w:t>
      </w:r>
      <w:proofErr w:type="spellEnd"/>
      <w:r>
        <w:rPr>
          <w:i/>
          <w:iCs/>
          <w:lang w:val="en-GB"/>
        </w:rPr>
        <w:t xml:space="preserve"> f) Conditional effects of the interaction of night and bin on the </w:t>
      </w:r>
      <w:proofErr w:type="spellStart"/>
      <w:r>
        <w:rPr>
          <w:i/>
          <w:iCs/>
          <w:lang w:val="en-GB"/>
        </w:rPr>
        <w:t>Prop</w:t>
      </w:r>
      <w:r>
        <w:rPr>
          <w:i/>
          <w:iCs/>
          <w:vertAlign w:val="subscript"/>
          <w:lang w:val="en-GB"/>
        </w:rPr>
        <w:t>rew</w:t>
      </w:r>
      <w:commentRangeEnd w:id="627"/>
      <w:proofErr w:type="spellEnd"/>
      <w:r>
        <w:rPr>
          <w:rStyle w:val="Kommentarzeichen"/>
        </w:rPr>
        <w:commentReference w:id="627"/>
      </w:r>
      <w:commentRangeEnd w:id="628"/>
      <w:r w:rsidR="007331A7">
        <w:rPr>
          <w:rStyle w:val="Kommentarzeichen"/>
        </w:rPr>
        <w:commentReference w:id="628"/>
      </w:r>
    </w:p>
    <w:p w14:paraId="0B7FD15A" w14:textId="757C6943" w:rsidR="00C17A43" w:rsidRDefault="00795B13">
      <w:pPr>
        <w:pStyle w:val="berschrift1"/>
        <w:spacing w:before="0" w:after="100" w:afterAutospacing="1"/>
        <w:rPr>
          <w:lang w:val="en-GB"/>
        </w:rPr>
        <w:pPrChange w:id="629" w:author="yw" w:date="2022-03-29T10:55:00Z">
          <w:pPr>
            <w:pStyle w:val="berschrift1"/>
            <w:spacing w:line="360" w:lineRule="auto"/>
          </w:pPr>
        </w:pPrChange>
      </w:pPr>
      <w:r>
        <w:rPr>
          <w:lang w:val="en-GB"/>
        </w:rPr>
        <w:t>Discussion</w:t>
      </w:r>
    </w:p>
    <w:p w14:paraId="626DB459" w14:textId="287CF68F" w:rsidR="00D47794" w:rsidRDefault="00D47794">
      <w:pPr>
        <w:pStyle w:val="Textkrper"/>
        <w:spacing w:before="0" w:after="100" w:afterAutospacing="1"/>
        <w:rPr>
          <w:ins w:id="630" w:author="yw" w:date="2022-03-30T13:57:00Z"/>
          <w:lang w:val="en-GB"/>
        </w:rPr>
      </w:pPr>
      <w:ins w:id="631" w:author="yw" w:date="2022-03-30T13:57:00Z">
        <w:r>
          <w:rPr>
            <w:lang w:val="en-GB"/>
          </w:rPr>
          <w:t xml:space="preserve">With this study we examined the ability of nectar-feeding bats for second-order learning. This is ability </w:t>
        </w:r>
        <w:r w:rsidR="00C8683F">
          <w:rPr>
            <w:lang w:val="en-GB"/>
          </w:rPr>
          <w:t>would enhan</w:t>
        </w:r>
      </w:ins>
      <w:ins w:id="632" w:author="yw" w:date="2022-03-30T13:58:00Z">
        <w:r w:rsidR="00C8683F">
          <w:rPr>
            <w:lang w:val="en-GB"/>
          </w:rPr>
          <w:t xml:space="preserve">ce their flexibility in a dynamically changing foraging environment. </w:t>
        </w:r>
      </w:ins>
      <w:r w:rsidR="0052238C">
        <w:rPr>
          <w:lang w:val="en-GB"/>
        </w:rPr>
        <w:t>In our experiment wild nectar-feeding bats participated in a spatial serial reversal learning task</w:t>
      </w:r>
      <w:r w:rsidR="006828D8">
        <w:rPr>
          <w:lang w:val="en-GB"/>
        </w:rPr>
        <w:t xml:space="preserve"> with two potentially rewarding options that repeatedly alternated their rewarding properties</w:t>
      </w:r>
      <w:r w:rsidR="0052238C">
        <w:rPr>
          <w:lang w:val="en-GB"/>
        </w:rPr>
        <w:t xml:space="preserve">. </w:t>
      </w:r>
    </w:p>
    <w:p w14:paraId="68B76DEA" w14:textId="77777777" w:rsidR="00D47794" w:rsidRDefault="00D47794">
      <w:pPr>
        <w:pStyle w:val="Textkrper"/>
        <w:spacing w:before="0" w:after="100" w:afterAutospacing="1"/>
        <w:rPr>
          <w:ins w:id="633" w:author="yw" w:date="2022-03-30T13:57:00Z"/>
          <w:lang w:val="en-GB"/>
        </w:rPr>
      </w:pPr>
    </w:p>
    <w:p w14:paraId="14A13C0B" w14:textId="25AC9406" w:rsidR="002E0F0F" w:rsidRDefault="001145F6">
      <w:pPr>
        <w:pStyle w:val="Textkrper"/>
        <w:spacing w:before="0" w:after="100" w:afterAutospacing="1"/>
        <w:rPr>
          <w:lang w:val="en-GB"/>
        </w:rPr>
        <w:pPrChange w:id="634" w:author="yw" w:date="2022-03-29T10:55:00Z">
          <w:pPr>
            <w:pStyle w:val="Textkrper"/>
            <w:spacing w:line="360" w:lineRule="auto"/>
          </w:pPr>
        </w:pPrChange>
      </w:pPr>
      <w:r>
        <w:rPr>
          <w:lang w:val="en-GB"/>
        </w:rPr>
        <w:t>We found that the bats quickly located the rewarding location</w:t>
      </w:r>
      <w:r w:rsidR="006828D8">
        <w:rPr>
          <w:lang w:val="en-GB"/>
        </w:rPr>
        <w:t xml:space="preserve"> and made most of their visits to it.</w:t>
      </w:r>
      <w:r w:rsidR="002E0F0F" w:rsidRPr="002E0F0F">
        <w:rPr>
          <w:lang w:val="en-GB"/>
        </w:rPr>
        <w:t xml:space="preserve"> </w:t>
      </w:r>
      <w:r w:rsidR="00784946">
        <w:rPr>
          <w:lang w:val="en-GB"/>
        </w:rPr>
        <w:t>The</w:t>
      </w:r>
      <w:r w:rsidR="002E0F0F">
        <w:rPr>
          <w:lang w:val="en-GB"/>
        </w:rPr>
        <w:t xml:space="preserve"> bats responded to their accumulating experience of reinforcement and lack of </w:t>
      </w:r>
      <w:r w:rsidR="002E0F0F">
        <w:rPr>
          <w:lang w:val="en-GB"/>
        </w:rPr>
        <w:lastRenderedPageBreak/>
        <w:t xml:space="preserve">reinforcement in the serial reversal learning task by switching to the newly-rewarding option more swiftly and making a majority but decreasing number of their visits to the rewarding flower over the course of the night. </w:t>
      </w:r>
    </w:p>
    <w:p w14:paraId="2086F348" w14:textId="694D6217" w:rsidR="00C8683F" w:rsidRDefault="00C8683F">
      <w:pPr>
        <w:pStyle w:val="Textkrper"/>
        <w:spacing w:before="0" w:after="100" w:afterAutospacing="1"/>
        <w:rPr>
          <w:ins w:id="635" w:author="yw" w:date="2022-03-30T14:00:00Z"/>
          <w:lang w:val="en-GB"/>
        </w:rPr>
      </w:pPr>
      <w:ins w:id="636" w:author="yw" w:date="2022-03-30T14:00:00Z">
        <w:r>
          <w:rPr>
            <w:lang w:val="en-GB"/>
          </w:rPr>
          <w:t xml:space="preserve">[I suggest to omit the following paragraph. At least it should not be introduced as a goal that we wanted to test for </w:t>
        </w:r>
      </w:ins>
      <w:ins w:id="637" w:author="yw" w:date="2022-03-30T15:10:00Z">
        <w:r w:rsidR="002D626F">
          <w:rPr>
            <w:lang w:val="en-GB"/>
          </w:rPr>
          <w:t xml:space="preserve">presence of </w:t>
        </w:r>
      </w:ins>
      <w:ins w:id="638" w:author="yw" w:date="2022-03-30T14:00:00Z">
        <w:r>
          <w:rPr>
            <w:lang w:val="en-GB"/>
          </w:rPr>
          <w:t>reinforcement learning</w:t>
        </w:r>
      </w:ins>
      <w:ins w:id="639" w:author="yw" w:date="2022-03-30T15:10:00Z">
        <w:r w:rsidR="002D626F">
          <w:rPr>
            <w:lang w:val="en-GB"/>
          </w:rPr>
          <w:t>. That would be too basic.</w:t>
        </w:r>
      </w:ins>
      <w:ins w:id="640" w:author="yw" w:date="2022-03-30T14:00:00Z">
        <w:r>
          <w:rPr>
            <w:lang w:val="en-GB"/>
          </w:rPr>
          <w:t>]</w:t>
        </w:r>
      </w:ins>
    </w:p>
    <w:p w14:paraId="72EB19D3" w14:textId="7040A635" w:rsidR="003E3CA6" w:rsidRDefault="003E3CA6">
      <w:pPr>
        <w:pStyle w:val="Textkrper"/>
        <w:spacing w:before="0" w:after="100" w:afterAutospacing="1"/>
        <w:rPr>
          <w:lang w:val="en-GB"/>
        </w:rPr>
        <w:pPrChange w:id="641" w:author="yw" w:date="2022-03-29T10:55:00Z">
          <w:pPr>
            <w:pStyle w:val="Textkrper"/>
            <w:spacing w:line="360" w:lineRule="auto"/>
          </w:pPr>
        </w:pPrChange>
      </w:pPr>
      <w:del w:id="642" w:author="yw" w:date="2022-03-30T14:00:00Z">
        <w:r w:rsidDel="00C8683F">
          <w:rPr>
            <w:lang w:val="en-GB"/>
          </w:rPr>
          <w:delText xml:space="preserve">The first aim of our experiment was to see if the bats showed first-order learning by responding to the change in the </w:delText>
        </w:r>
        <w:commentRangeStart w:id="643"/>
        <w:commentRangeStart w:id="644"/>
        <w:r w:rsidDel="00C8683F">
          <w:rPr>
            <w:lang w:val="en-GB"/>
          </w:rPr>
          <w:delText xml:space="preserve">flowers’ rewarding properties. </w:delText>
        </w:r>
      </w:del>
      <w:r w:rsidR="00241307">
        <w:rPr>
          <w:lang w:val="en-GB"/>
        </w:rPr>
        <w:t xml:space="preserve">This seemed </w:t>
      </w:r>
      <w:r w:rsidR="00BE5C33">
        <w:rPr>
          <w:lang w:val="en-GB"/>
        </w:rPr>
        <w:t xml:space="preserve">unambiguously </w:t>
      </w:r>
      <w:r w:rsidR="00241307">
        <w:rPr>
          <w:lang w:val="en-GB"/>
        </w:rPr>
        <w:t>to be the cas</w:t>
      </w:r>
      <w:r w:rsidR="001E3F14">
        <w:rPr>
          <w:lang w:val="en-GB"/>
        </w:rPr>
        <w:t>e</w:t>
      </w:r>
      <w:r w:rsidR="00CA2D36">
        <w:rPr>
          <w:lang w:val="en-GB"/>
        </w:rPr>
        <w:t xml:space="preserve"> (Figure 2)</w:t>
      </w:r>
      <w:r w:rsidR="001E3F14">
        <w:rPr>
          <w:lang w:val="en-GB"/>
        </w:rPr>
        <w:t>. The difference between something and nothing</w:t>
      </w:r>
      <w:r w:rsidR="008D52A6">
        <w:rPr>
          <w:lang w:val="en-GB"/>
        </w:rPr>
        <w:t xml:space="preserve"> (</w:t>
      </w:r>
      <w:r w:rsidR="001E3F14">
        <w:rPr>
          <w:lang w:val="en-GB"/>
        </w:rPr>
        <w:t xml:space="preserve">which </w:t>
      </w:r>
      <w:r w:rsidR="008D52A6">
        <w:rPr>
          <w:lang w:val="en-GB"/>
        </w:rPr>
        <w:t xml:space="preserve">was </w:t>
      </w:r>
      <w:r w:rsidR="001E3F14">
        <w:rPr>
          <w:lang w:val="en-GB"/>
        </w:rPr>
        <w:t xml:space="preserve">the choice </w:t>
      </w:r>
      <w:r w:rsidR="008D52A6">
        <w:rPr>
          <w:lang w:val="en-GB"/>
        </w:rPr>
        <w:t>presented by the experiment)</w:t>
      </w:r>
      <w:r w:rsidR="001E3F14">
        <w:rPr>
          <w:lang w:val="en-GB"/>
        </w:rPr>
        <w:t xml:space="preserve"> is</w:t>
      </w:r>
      <w:r w:rsidR="00F766B6">
        <w:rPr>
          <w:lang w:val="en-GB"/>
        </w:rPr>
        <w:t xml:space="preserve"> the </w:t>
      </w:r>
      <w:r w:rsidR="001E3F14">
        <w:rPr>
          <w:lang w:val="en-GB"/>
        </w:rPr>
        <w:t>easiest possible d</w:t>
      </w:r>
      <w:r w:rsidR="00F766B6">
        <w:rPr>
          <w:lang w:val="en-GB"/>
        </w:rPr>
        <w:t>iscrimination test</w:t>
      </w:r>
      <w:r w:rsidR="008D52A6">
        <w:rPr>
          <w:lang w:val="en-GB"/>
        </w:rPr>
        <w:t xml:space="preserve"> and t</w:t>
      </w:r>
      <w:r w:rsidR="00F766B6">
        <w:rPr>
          <w:lang w:val="en-GB"/>
        </w:rPr>
        <w:t>he bats showed a near-exclusive preference for the rewarding option</w:t>
      </w:r>
      <w:r w:rsidR="00F8252A">
        <w:rPr>
          <w:lang w:val="en-GB"/>
        </w:rPr>
        <w:t xml:space="preserve"> on all three nights</w:t>
      </w:r>
      <w:r w:rsidR="00F766B6">
        <w:rPr>
          <w:lang w:val="en-GB"/>
        </w:rPr>
        <w:t xml:space="preserve">. As the rewarding properties reversed between the two flowers, the bats re-established </w:t>
      </w:r>
      <w:r w:rsidR="00784946">
        <w:rPr>
          <w:lang w:val="en-GB"/>
        </w:rPr>
        <w:t xml:space="preserve">a </w:t>
      </w:r>
      <w:r w:rsidR="00F766B6">
        <w:rPr>
          <w:lang w:val="en-GB"/>
        </w:rPr>
        <w:t>high preference for the rewarding flower</w:t>
      </w:r>
      <w:r w:rsidR="00F8252A">
        <w:rPr>
          <w:lang w:val="en-GB"/>
        </w:rPr>
        <w:t xml:space="preserve"> by the first </w:t>
      </w:r>
      <w:r w:rsidR="003E799D">
        <w:rPr>
          <w:lang w:val="en-GB"/>
        </w:rPr>
        <w:t xml:space="preserve">bin of </w:t>
      </w:r>
      <w:r w:rsidR="00F8252A">
        <w:rPr>
          <w:lang w:val="en-GB"/>
        </w:rPr>
        <w:t>ten visits after a reversal and maintained it until the next reversal.</w:t>
      </w:r>
      <w:r w:rsidR="003E799D">
        <w:rPr>
          <w:lang w:val="en-GB"/>
        </w:rPr>
        <w:t xml:space="preserve"> </w:t>
      </w:r>
      <w:r w:rsidR="00F8252A">
        <w:rPr>
          <w:lang w:val="en-GB"/>
        </w:rPr>
        <w:t xml:space="preserve"> </w:t>
      </w:r>
      <w:commentRangeEnd w:id="643"/>
      <w:r w:rsidR="0094466D">
        <w:rPr>
          <w:rStyle w:val="Kommentarzeichen"/>
        </w:rPr>
        <w:commentReference w:id="643"/>
      </w:r>
      <w:commentRangeEnd w:id="644"/>
      <w:r w:rsidR="007331A7">
        <w:rPr>
          <w:rStyle w:val="Kommentarzeichen"/>
        </w:rPr>
        <w:commentReference w:id="644"/>
      </w:r>
    </w:p>
    <w:p w14:paraId="520065D4" w14:textId="77777777" w:rsidR="008654D5" w:rsidRDefault="00F8252A">
      <w:pPr>
        <w:pStyle w:val="Textkrper"/>
        <w:spacing w:before="0" w:after="100" w:afterAutospacing="1"/>
        <w:rPr>
          <w:ins w:id="645" w:author="yw" w:date="2022-03-30T15:10:00Z"/>
          <w:lang w:val="en-GB"/>
        </w:rPr>
      </w:pPr>
      <w:r>
        <w:rPr>
          <w:lang w:val="en-GB"/>
        </w:rPr>
        <w:t xml:space="preserve">The second aim of our </w:t>
      </w:r>
      <w:r w:rsidR="003E799D">
        <w:rPr>
          <w:lang w:val="en-GB"/>
        </w:rPr>
        <w:t>experiment was to see if the bats</w:t>
      </w:r>
      <w:r w:rsidR="0083298B">
        <w:rPr>
          <w:lang w:val="en-GB"/>
        </w:rPr>
        <w:t>’ behaviour</w:t>
      </w:r>
      <w:r w:rsidR="003E799D">
        <w:rPr>
          <w:lang w:val="en-GB"/>
        </w:rPr>
        <w:t xml:space="preserve"> </w:t>
      </w:r>
      <w:r w:rsidR="0083298B">
        <w:rPr>
          <w:lang w:val="en-GB"/>
        </w:rPr>
        <w:t xml:space="preserve">indicated </w:t>
      </w:r>
      <w:r w:rsidR="00A9555E">
        <w:rPr>
          <w:lang w:val="en-GB"/>
        </w:rPr>
        <w:t>a change that was due to their repeated experience of reversing reward properties. We detected two such behavioural changes:</w:t>
      </w:r>
    </w:p>
    <w:p w14:paraId="206F492A" w14:textId="4F489B39" w:rsidR="008654D5" w:rsidRDefault="008654D5">
      <w:pPr>
        <w:pStyle w:val="Textkrper"/>
        <w:spacing w:before="0" w:after="100" w:afterAutospacing="1"/>
        <w:rPr>
          <w:ins w:id="646" w:author="yw" w:date="2022-03-31T07:54:00Z"/>
          <w:lang w:val="en-GB"/>
        </w:rPr>
      </w:pPr>
      <w:ins w:id="647" w:author="yw" w:date="2022-03-30T15:10:00Z">
        <w:r>
          <w:rPr>
            <w:lang w:val="en-GB"/>
          </w:rPr>
          <w:t xml:space="preserve">I </w:t>
        </w:r>
      </w:ins>
      <w:ins w:id="648" w:author="yw" w:date="2022-03-30T15:11:00Z">
        <w:r>
          <w:rPr>
            <w:lang w:val="en-GB"/>
          </w:rPr>
          <w:t xml:space="preserve">think that at this point we need a new analysis. The prediction is that </w:t>
        </w:r>
      </w:ins>
      <w:ins w:id="649" w:author="yw" w:date="2022-03-31T07:49:00Z">
        <w:r w:rsidR="00C62632">
          <w:rPr>
            <w:lang w:val="en-GB"/>
          </w:rPr>
          <w:t xml:space="preserve">the ability to </w:t>
        </w:r>
      </w:ins>
      <w:ins w:id="650" w:author="yw" w:date="2022-03-31T07:50:00Z">
        <w:r w:rsidR="00C62632">
          <w:rPr>
            <w:lang w:val="en-GB"/>
          </w:rPr>
          <w:t xml:space="preserve">detect environmental change will reduce </w:t>
        </w:r>
      </w:ins>
      <w:ins w:id="651" w:author="yw" w:date="2022-03-31T07:51:00Z">
        <w:r w:rsidR="00C62632">
          <w:rPr>
            <w:lang w:val="en-GB"/>
          </w:rPr>
          <w:t xml:space="preserve">perseverative visits. This needs a detailed analysis of that phase in the experiment where perseverative visits occur. The more </w:t>
        </w:r>
      </w:ins>
      <w:ins w:id="652" w:author="yw" w:date="2022-03-31T07:52:00Z">
        <w:r w:rsidR="00C62632">
          <w:rPr>
            <w:lang w:val="en-GB"/>
          </w:rPr>
          <w:t xml:space="preserve">specific </w:t>
        </w:r>
      </w:ins>
      <w:ins w:id="653" w:author="yw" w:date="2022-03-31T07:51:00Z">
        <w:r w:rsidR="00C62632">
          <w:rPr>
            <w:lang w:val="en-GB"/>
          </w:rPr>
          <w:t xml:space="preserve">the analysis is to those data </w:t>
        </w:r>
      </w:ins>
      <w:ins w:id="654" w:author="yw" w:date="2022-03-31T07:52:00Z">
        <w:r w:rsidR="00C62632">
          <w:rPr>
            <w:lang w:val="en-GB"/>
          </w:rPr>
          <w:t xml:space="preserve">the better it should be able to detect changes. </w:t>
        </w:r>
      </w:ins>
    </w:p>
    <w:p w14:paraId="37F91B6C" w14:textId="3E3908B6" w:rsidR="00C62632" w:rsidRDefault="00C62632">
      <w:pPr>
        <w:pStyle w:val="Textkrper"/>
        <w:spacing w:before="0" w:after="100" w:afterAutospacing="1"/>
        <w:rPr>
          <w:ins w:id="655" w:author="yw" w:date="2022-03-31T07:58:00Z"/>
          <w:lang w:val="en-GB"/>
        </w:rPr>
      </w:pPr>
      <w:ins w:id="656" w:author="yw" w:date="2022-03-31T07:54:00Z">
        <w:r>
          <w:rPr>
            <w:lang w:val="en-GB"/>
          </w:rPr>
          <w:t xml:space="preserve">But one should not ignore that there other </w:t>
        </w:r>
      </w:ins>
      <w:ins w:id="657" w:author="yw" w:date="2022-03-31T07:56:00Z">
        <w:r>
          <w:rPr>
            <w:lang w:val="en-GB"/>
          </w:rPr>
          <w:t xml:space="preserve">processes of adaptation to the experimental environment </w:t>
        </w:r>
      </w:ins>
      <w:ins w:id="658" w:author="yw" w:date="2022-03-31T08:01:00Z">
        <w:r w:rsidR="00F83B6F">
          <w:rPr>
            <w:lang w:val="en-GB"/>
          </w:rPr>
          <w:t xml:space="preserve">that </w:t>
        </w:r>
      </w:ins>
      <w:ins w:id="659" w:author="yw" w:date="2022-03-31T07:56:00Z">
        <w:r>
          <w:rPr>
            <w:lang w:val="en-GB"/>
          </w:rPr>
          <w:t>may</w:t>
        </w:r>
      </w:ins>
      <w:ins w:id="660" w:author="yw" w:date="2022-03-31T08:01:00Z">
        <w:r w:rsidR="00F83B6F">
          <w:rPr>
            <w:lang w:val="en-GB"/>
          </w:rPr>
          <w:t xml:space="preserve"> </w:t>
        </w:r>
      </w:ins>
      <w:ins w:id="661" w:author="yw" w:date="2022-03-31T07:56:00Z">
        <w:r>
          <w:rPr>
            <w:lang w:val="en-GB"/>
          </w:rPr>
          <w:t xml:space="preserve">be happening over the course of the experiment. </w:t>
        </w:r>
      </w:ins>
      <w:ins w:id="662" w:author="yw" w:date="2022-03-31T07:54:00Z">
        <w:r>
          <w:rPr>
            <w:lang w:val="en-GB"/>
          </w:rPr>
          <w:t xml:space="preserve">It is “unnatural” that of two </w:t>
        </w:r>
      </w:ins>
      <w:ins w:id="663" w:author="yw" w:date="2022-03-31T07:57:00Z">
        <w:r>
          <w:rPr>
            <w:lang w:val="en-GB"/>
          </w:rPr>
          <w:t xml:space="preserve">potentially rewarding </w:t>
        </w:r>
      </w:ins>
      <w:ins w:id="664" w:author="yw" w:date="2022-03-31T07:54:00Z">
        <w:r>
          <w:rPr>
            <w:lang w:val="en-GB"/>
          </w:rPr>
          <w:t>flowers only one gives a reward. This is something that th</w:t>
        </w:r>
      </w:ins>
      <w:ins w:id="665" w:author="yw" w:date="2022-03-31T07:55:00Z">
        <w:r>
          <w:rPr>
            <w:lang w:val="en-GB"/>
          </w:rPr>
          <w:t xml:space="preserve">e bat has to learn. </w:t>
        </w:r>
      </w:ins>
      <w:ins w:id="666" w:author="yw" w:date="2022-03-31T07:57:00Z">
        <w:r>
          <w:rPr>
            <w:lang w:val="en-GB"/>
          </w:rPr>
          <w:t>During the very first visits a bat may have learnt to simply ignore the non-rewarding flowers</w:t>
        </w:r>
      </w:ins>
      <w:ins w:id="667" w:author="yw" w:date="2022-03-31T07:58:00Z">
        <w:r>
          <w:rPr>
            <w:lang w:val="en-GB"/>
          </w:rPr>
          <w:t xml:space="preserve"> and this led to highest performance</w:t>
        </w:r>
      </w:ins>
      <w:ins w:id="668" w:author="yw" w:date="2022-03-31T07:57:00Z">
        <w:r>
          <w:rPr>
            <w:lang w:val="en-GB"/>
          </w:rPr>
          <w:t xml:space="preserve">. But from the first reversal onwards </w:t>
        </w:r>
      </w:ins>
      <w:ins w:id="669" w:author="yw" w:date="2022-03-31T07:58:00Z">
        <w:r>
          <w:rPr>
            <w:lang w:val="en-GB"/>
          </w:rPr>
          <w:t>a bat had experienced that in fact both flowers</w:t>
        </w:r>
      </w:ins>
      <w:ins w:id="670" w:author="yw" w:date="2022-03-31T08:02:00Z">
        <w:r w:rsidR="00F83B6F">
          <w:rPr>
            <w:lang w:val="en-GB"/>
          </w:rPr>
          <w:t xml:space="preserve"> and locations</w:t>
        </w:r>
      </w:ins>
      <w:ins w:id="671" w:author="yw" w:date="2022-03-31T07:58:00Z">
        <w:r>
          <w:rPr>
            <w:lang w:val="en-GB"/>
          </w:rPr>
          <w:t xml:space="preserve"> can give nectar</w:t>
        </w:r>
      </w:ins>
      <w:ins w:id="672" w:author="yw" w:date="2022-03-31T08:01:00Z">
        <w:r w:rsidR="00F83B6F">
          <w:rPr>
            <w:lang w:val="en-GB"/>
          </w:rPr>
          <w:t xml:space="preserve"> in the </w:t>
        </w:r>
      </w:ins>
      <w:ins w:id="673" w:author="yw" w:date="2022-03-31T08:02:00Z">
        <w:r w:rsidR="00F83B6F">
          <w:rPr>
            <w:lang w:val="en-GB"/>
          </w:rPr>
          <w:t>same night</w:t>
        </w:r>
      </w:ins>
      <w:ins w:id="674" w:author="yw" w:date="2022-03-31T07:58:00Z">
        <w:r>
          <w:rPr>
            <w:lang w:val="en-GB"/>
          </w:rPr>
          <w:t xml:space="preserve">. </w:t>
        </w:r>
      </w:ins>
    </w:p>
    <w:p w14:paraId="2F77B44C" w14:textId="26701394" w:rsidR="00C62632" w:rsidRDefault="00C62632">
      <w:pPr>
        <w:pStyle w:val="Textkrper"/>
        <w:spacing w:before="0" w:after="100" w:afterAutospacing="1"/>
        <w:rPr>
          <w:ins w:id="675" w:author="yw" w:date="2022-03-31T07:54:00Z"/>
          <w:lang w:val="en-GB"/>
        </w:rPr>
      </w:pPr>
      <w:ins w:id="676" w:author="yw" w:date="2022-03-31T07:55:00Z">
        <w:r>
          <w:rPr>
            <w:lang w:val="en-GB"/>
          </w:rPr>
          <w:t xml:space="preserve">Also, the bats </w:t>
        </w:r>
      </w:ins>
      <w:ins w:id="677" w:author="yw" w:date="2022-03-31T07:58:00Z">
        <w:r>
          <w:rPr>
            <w:lang w:val="en-GB"/>
          </w:rPr>
          <w:t>in thi</w:t>
        </w:r>
      </w:ins>
      <w:ins w:id="678" w:author="yw" w:date="2022-03-31T07:59:00Z">
        <w:r>
          <w:rPr>
            <w:lang w:val="en-GB"/>
          </w:rPr>
          <w:t xml:space="preserve">s experiment with 40 ul </w:t>
        </w:r>
      </w:ins>
      <w:ins w:id="679" w:author="yw" w:date="2022-03-31T07:55:00Z">
        <w:r>
          <w:rPr>
            <w:lang w:val="en-GB"/>
          </w:rPr>
          <w:t xml:space="preserve">received rather large portions of nectar. Thus, while at the beginning of the experiment where their behaviour was less optimal they might have sensed the environment as </w:t>
        </w:r>
      </w:ins>
      <w:ins w:id="680" w:author="yw" w:date="2022-03-31T07:59:00Z">
        <w:r>
          <w:rPr>
            <w:lang w:val="en-GB"/>
          </w:rPr>
          <w:t xml:space="preserve">potentially scarce [or they may have carried that information over from </w:t>
        </w:r>
      </w:ins>
      <w:ins w:id="681" w:author="yw" w:date="2022-03-31T08:00:00Z">
        <w:r w:rsidR="00F83B6F">
          <w:rPr>
            <w:lang w:val="en-GB"/>
          </w:rPr>
          <w:t xml:space="preserve">prior experience in </w:t>
        </w:r>
      </w:ins>
      <w:ins w:id="682" w:author="yw" w:date="2022-03-31T07:59:00Z">
        <w:r>
          <w:rPr>
            <w:lang w:val="en-GB"/>
          </w:rPr>
          <w:t>the natural environment], over experimental time they learnt that food is sufficiently available</w:t>
        </w:r>
      </w:ins>
      <w:ins w:id="683" w:author="yw" w:date="2022-03-31T08:00:00Z">
        <w:r w:rsidR="00F83B6F">
          <w:rPr>
            <w:lang w:val="en-GB"/>
          </w:rPr>
          <w:t xml:space="preserve">. This may have led to a state where their activity became less focussed on </w:t>
        </w:r>
      </w:ins>
      <w:ins w:id="684" w:author="yw" w:date="2022-03-31T08:02:00Z">
        <w:r w:rsidR="00F83B6F">
          <w:rPr>
            <w:lang w:val="en-GB"/>
          </w:rPr>
          <w:t>obtaining food and they spent more time simply “flying” about.</w:t>
        </w:r>
      </w:ins>
      <w:ins w:id="685" w:author="yw" w:date="2022-03-31T07:59:00Z">
        <w:r>
          <w:rPr>
            <w:lang w:val="en-GB"/>
          </w:rPr>
          <w:t xml:space="preserve"> </w:t>
        </w:r>
      </w:ins>
    </w:p>
    <w:p w14:paraId="7A9304B3" w14:textId="75283F5C" w:rsidR="00C62632" w:rsidRDefault="00C62632">
      <w:pPr>
        <w:pStyle w:val="Textkrper"/>
        <w:spacing w:before="0" w:after="100" w:afterAutospacing="1"/>
        <w:rPr>
          <w:ins w:id="686" w:author="yw" w:date="2022-03-31T07:54:00Z"/>
          <w:lang w:val="en-GB"/>
        </w:rPr>
      </w:pPr>
    </w:p>
    <w:p w14:paraId="2413A1D6" w14:textId="77777777" w:rsidR="00C62632" w:rsidRDefault="00C62632">
      <w:pPr>
        <w:pStyle w:val="Textkrper"/>
        <w:spacing w:before="0" w:after="100" w:afterAutospacing="1"/>
        <w:rPr>
          <w:ins w:id="687" w:author="yw" w:date="2022-03-30T15:10:00Z"/>
          <w:lang w:val="en-GB"/>
        </w:rPr>
      </w:pPr>
    </w:p>
    <w:p w14:paraId="323ACEC9" w14:textId="45F08223" w:rsidR="007C46D8" w:rsidRDefault="00A9555E">
      <w:pPr>
        <w:pStyle w:val="Textkrper"/>
        <w:spacing w:before="0" w:after="100" w:afterAutospacing="1"/>
        <w:rPr>
          <w:lang w:val="en-GB"/>
        </w:rPr>
        <w:pPrChange w:id="688" w:author="yw" w:date="2022-03-29T10:55:00Z">
          <w:pPr>
            <w:pStyle w:val="Textkrper"/>
            <w:spacing w:line="360" w:lineRule="auto"/>
          </w:pPr>
        </w:pPrChange>
      </w:pPr>
      <w:r>
        <w:rPr>
          <w:lang w:val="en-GB"/>
        </w:rPr>
        <w:lastRenderedPageBreak/>
        <w:t xml:space="preserve"> </w:t>
      </w:r>
      <w:commentRangeStart w:id="689"/>
      <w:commentRangeStart w:id="690"/>
      <w:r>
        <w:rPr>
          <w:lang w:val="en-GB"/>
        </w:rPr>
        <w:t>a decrease in the visits to the rewarding flower from the start to the end of each night;</w:t>
      </w:r>
      <w:commentRangeEnd w:id="689"/>
      <w:r w:rsidR="0094466D">
        <w:rPr>
          <w:rStyle w:val="Kommentarzeichen"/>
        </w:rPr>
        <w:commentReference w:id="689"/>
      </w:r>
      <w:commentRangeEnd w:id="690"/>
      <w:r w:rsidR="007331A7">
        <w:rPr>
          <w:rStyle w:val="Kommentarzeichen"/>
        </w:rPr>
        <w:commentReference w:id="690"/>
      </w:r>
      <w:r>
        <w:rPr>
          <w:lang w:val="en-GB"/>
        </w:rPr>
        <w:t xml:space="preserve"> and an increase in the visits to the rewarding flower across the three experimental nights</w:t>
      </w:r>
      <w:r w:rsidR="009C4C7E">
        <w:rPr>
          <w:lang w:val="en-GB"/>
        </w:rPr>
        <w:t xml:space="preserve"> (Figure 6 and Figure 7)</w:t>
      </w:r>
      <w:r>
        <w:rPr>
          <w:lang w:val="en-GB"/>
        </w:rPr>
        <w:t xml:space="preserve">. The latter was a </w:t>
      </w:r>
      <w:r w:rsidR="00FC5841">
        <w:rPr>
          <w:lang w:val="en-GB"/>
        </w:rPr>
        <w:t>small effect</w:t>
      </w:r>
      <w:r>
        <w:rPr>
          <w:lang w:val="en-GB"/>
        </w:rPr>
        <w:t xml:space="preserve"> compared to the former, probably because of a ceiling effect – the bats were making a </w:t>
      </w:r>
      <w:r w:rsidR="002131C7">
        <w:rPr>
          <w:lang w:val="en-GB"/>
        </w:rPr>
        <w:t xml:space="preserve">high </w:t>
      </w:r>
      <w:r>
        <w:rPr>
          <w:lang w:val="en-GB"/>
        </w:rPr>
        <w:t>enough number of visits to the rewarding flower that</w:t>
      </w:r>
      <w:r w:rsidR="002131C7">
        <w:rPr>
          <w:lang w:val="en-GB"/>
        </w:rPr>
        <w:t xml:space="preserve"> any further increase had to be relatively small</w:t>
      </w:r>
      <w:r w:rsidR="00FC5841">
        <w:rPr>
          <w:lang w:val="en-GB"/>
        </w:rPr>
        <w:t>, especially when there were only three nights in total</w:t>
      </w:r>
      <w:r w:rsidR="002131C7">
        <w:rPr>
          <w:lang w:val="en-GB"/>
        </w:rPr>
        <w:t xml:space="preserve">. </w:t>
      </w:r>
      <w:del w:id="691" w:author="yw" w:date="2022-03-31T08:04:00Z">
        <w:r w:rsidR="007F41F9" w:rsidDel="00F83B6F">
          <w:rPr>
            <w:lang w:val="en-GB"/>
          </w:rPr>
          <w:delText xml:space="preserve">Much more interesting </w:delText>
        </w:r>
      </w:del>
      <w:ins w:id="692" w:author="yw" w:date="2022-03-31T08:04:00Z">
        <w:r w:rsidR="00F83B6F">
          <w:rPr>
            <w:lang w:val="en-GB"/>
          </w:rPr>
          <w:t xml:space="preserve"> The c</w:t>
        </w:r>
      </w:ins>
      <w:ins w:id="693" w:author="yw" w:date="2022-03-31T08:05:00Z">
        <w:r w:rsidR="00F83B6F">
          <w:rPr>
            <w:lang w:val="en-GB"/>
          </w:rPr>
          <w:t>r</w:t>
        </w:r>
      </w:ins>
      <w:ins w:id="694" w:author="yw" w:date="2022-03-31T08:04:00Z">
        <w:r w:rsidR="00F83B6F">
          <w:rPr>
            <w:lang w:val="en-GB"/>
          </w:rPr>
          <w:t>it</w:t>
        </w:r>
      </w:ins>
      <w:ins w:id="695" w:author="yw" w:date="2022-03-31T08:05:00Z">
        <w:r w:rsidR="00F83B6F">
          <w:rPr>
            <w:lang w:val="en-GB"/>
          </w:rPr>
          <w:t>i</w:t>
        </w:r>
      </w:ins>
      <w:ins w:id="696" w:author="yw" w:date="2022-03-31T08:04:00Z">
        <w:r w:rsidR="00F83B6F">
          <w:rPr>
            <w:lang w:val="en-GB"/>
          </w:rPr>
          <w:t xml:space="preserve">cal parameter of </w:t>
        </w:r>
      </w:ins>
      <w:ins w:id="697" w:author="yw" w:date="2022-03-31T08:05:00Z">
        <w:r w:rsidR="00F83B6F">
          <w:rPr>
            <w:lang w:val="en-GB"/>
          </w:rPr>
          <w:t>this</w:t>
        </w:r>
      </w:ins>
      <w:ins w:id="698" w:author="yw" w:date="2022-03-31T08:04:00Z">
        <w:r w:rsidR="00F83B6F">
          <w:rPr>
            <w:lang w:val="en-GB"/>
          </w:rPr>
          <w:t xml:space="preserve"> experiment </w:t>
        </w:r>
      </w:ins>
      <w:ins w:id="699" w:author="yw" w:date="2022-03-31T08:05:00Z">
        <w:r w:rsidR="00F83B6F">
          <w:rPr>
            <w:lang w:val="en-GB"/>
          </w:rPr>
          <w:t xml:space="preserve">is the rate of perseverative visits after a reversal and how this parameter changes with experience…… </w:t>
        </w:r>
      </w:ins>
      <w:r w:rsidR="007F41F9">
        <w:rPr>
          <w:lang w:val="en-GB"/>
        </w:rPr>
        <w:t>is the decrease</w:t>
      </w:r>
      <w:r w:rsidR="002131C7">
        <w:rPr>
          <w:lang w:val="en-GB"/>
        </w:rPr>
        <w:t xml:space="preserve"> in the number of visits to the rewarding flower over the course of an experimental </w:t>
      </w:r>
      <w:r w:rsidR="007F41F9">
        <w:rPr>
          <w:lang w:val="en-GB"/>
        </w:rPr>
        <w:t xml:space="preserve">night. </w:t>
      </w:r>
      <w:r w:rsidR="001C6F9C">
        <w:rPr>
          <w:lang w:val="en-GB"/>
        </w:rPr>
        <w:t xml:space="preserve">Exploring this effect showed that on the first night, when the bats experienced reversals for the first time, </w:t>
      </w:r>
      <w:r w:rsidR="007C70B3">
        <w:rPr>
          <w:lang w:val="en-GB"/>
        </w:rPr>
        <w:t xml:space="preserve">at the start of the night </w:t>
      </w:r>
      <w:r w:rsidR="001C6F9C">
        <w:rPr>
          <w:lang w:val="en-GB"/>
        </w:rPr>
        <w:t>the bats made almost all their visits to the rewarding flower</w:t>
      </w:r>
      <w:r w:rsidR="007C70B3">
        <w:rPr>
          <w:lang w:val="en-GB"/>
        </w:rPr>
        <w:t xml:space="preserve"> </w:t>
      </w:r>
      <w:ins w:id="700" w:author="yw" w:date="2022-03-31T08:06:00Z">
        <w:r w:rsidR="00F83B6F">
          <w:rPr>
            <w:lang w:val="en-GB"/>
          </w:rPr>
          <w:t>[pointing out the behaviour before any reversal may be interesting but should oc</w:t>
        </w:r>
      </w:ins>
      <w:ins w:id="701" w:author="yw" w:date="2022-03-31T08:07:00Z">
        <w:r w:rsidR="00F83B6F">
          <w:rPr>
            <w:lang w:val="en-GB"/>
          </w:rPr>
          <w:t>cur at a different place than here</w:t>
        </w:r>
      </w:ins>
      <w:ins w:id="702" w:author="yw" w:date="2022-03-31T08:06:00Z">
        <w:r w:rsidR="00F83B6F">
          <w:rPr>
            <w:lang w:val="en-GB"/>
          </w:rPr>
          <w:t>]</w:t>
        </w:r>
      </w:ins>
      <w:r w:rsidR="009C4C7E">
        <w:rPr>
          <w:lang w:val="en-GB"/>
        </w:rPr>
        <w:t>(Figure 8 and Figure 9)</w:t>
      </w:r>
      <w:r w:rsidR="001C6F9C">
        <w:rPr>
          <w:lang w:val="en-GB"/>
        </w:rPr>
        <w:t xml:space="preserve">. </w:t>
      </w:r>
      <w:ins w:id="703" w:author="yw" w:date="2022-03-31T08:07:00Z">
        <w:r w:rsidR="00F83B6F">
          <w:rPr>
            <w:lang w:val="en-GB"/>
          </w:rPr>
          <w:t>[Somewhere you could emphasise that “</w:t>
        </w:r>
      </w:ins>
      <w:ins w:id="704" w:author="yw" w:date="2022-03-31T08:08:00Z">
        <w:r w:rsidR="00F83B6F">
          <w:rPr>
            <w:lang w:val="en-GB"/>
          </w:rPr>
          <w:t>T</w:t>
        </w:r>
      </w:ins>
      <w:ins w:id="705" w:author="yw" w:date="2022-03-31T08:07:00Z">
        <w:r w:rsidR="00F83B6F">
          <w:rPr>
            <w:lang w:val="en-GB"/>
          </w:rPr>
          <w:t xml:space="preserve">he experiment began with the first reversal.”] </w:t>
        </w:r>
      </w:ins>
      <w:r w:rsidR="001C6F9C">
        <w:rPr>
          <w:lang w:val="en-GB"/>
        </w:rPr>
        <w:t xml:space="preserve">When the bats experienced a reversal for the first time in the experiment, i.e., in the second block of the first night, </w:t>
      </w:r>
      <w:ins w:id="706" w:author="yw" w:date="2022-03-31T08:09:00Z">
        <w:r w:rsidR="00F83B6F">
          <w:rPr>
            <w:lang w:val="en-GB"/>
          </w:rPr>
          <w:t xml:space="preserve">initially the bats kept visiting the previously rewarding flower so that its rate of visiting the </w:t>
        </w:r>
      </w:ins>
      <w:ins w:id="707" w:author="yw" w:date="2022-03-31T08:22:00Z">
        <w:r w:rsidR="00FB6AF2">
          <w:rPr>
            <w:lang w:val="en-GB"/>
          </w:rPr>
          <w:t xml:space="preserve">newly </w:t>
        </w:r>
      </w:ins>
      <w:ins w:id="708" w:author="yw" w:date="2022-03-31T08:09:00Z">
        <w:r w:rsidR="00F83B6F">
          <w:rPr>
            <w:lang w:val="en-GB"/>
          </w:rPr>
          <w:t xml:space="preserve">rewarding flower was </w:t>
        </w:r>
      </w:ins>
      <w:ins w:id="709" w:author="yw" w:date="2022-03-31T08:22:00Z">
        <w:r w:rsidR="00FB6AF2">
          <w:rPr>
            <w:lang w:val="en-GB"/>
          </w:rPr>
          <w:t>very low</w:t>
        </w:r>
      </w:ins>
      <w:ins w:id="710" w:author="yw" w:date="2022-03-31T08:09:00Z">
        <w:r w:rsidR="00F83B6F">
          <w:rPr>
            <w:lang w:val="en-GB"/>
          </w:rPr>
          <w:t xml:space="preserve">. </w:t>
        </w:r>
      </w:ins>
      <w:r w:rsidR="001C6F9C">
        <w:rPr>
          <w:lang w:val="en-GB"/>
        </w:rPr>
        <w:t>the number of visits to the rewarding flower decreased greatly, and then with subsequent experience of reversals in that night, increased again to a near-exclusive preference. On the second and third night, the largest number of visits to the rewarding flower occurred again in the first block before any reversals had occurred on that night.</w:t>
      </w:r>
      <w:r w:rsidR="00953AC5">
        <w:rPr>
          <w:lang w:val="en-GB"/>
        </w:rPr>
        <w:t xml:space="preserve"> </w:t>
      </w:r>
      <w:r w:rsidR="007C46D8">
        <w:rPr>
          <w:lang w:val="en-GB"/>
        </w:rPr>
        <w:t>The</w:t>
      </w:r>
      <w:r w:rsidR="00EC69E8">
        <w:rPr>
          <w:lang w:val="en-GB"/>
        </w:rPr>
        <w:t xml:space="preserve"> </w:t>
      </w:r>
      <w:r w:rsidR="007C46D8">
        <w:rPr>
          <w:lang w:val="en-GB"/>
        </w:rPr>
        <w:t>decrease in visits to the rewarding flower</w:t>
      </w:r>
      <w:r w:rsidR="00500902">
        <w:rPr>
          <w:lang w:val="en-GB"/>
        </w:rPr>
        <w:t xml:space="preserve"> </w:t>
      </w:r>
      <w:r w:rsidR="00EC69E8">
        <w:rPr>
          <w:lang w:val="en-GB"/>
        </w:rPr>
        <w:t xml:space="preserve">when the first reversal was experienced was significant (Figure 9b and Figure 9c), but quite small </w:t>
      </w:r>
      <w:ins w:id="711" w:author="yw" w:date="2022-03-31T08:23:00Z">
        <w:r w:rsidR="00FB6AF2">
          <w:rPr>
            <w:lang w:val="en-GB"/>
          </w:rPr>
          <w:t>[here, a differen</w:t>
        </w:r>
      </w:ins>
      <w:ins w:id="712" w:author="yw" w:date="2022-03-31T08:24:00Z">
        <w:r w:rsidR="00FB6AF2">
          <w:rPr>
            <w:lang w:val="en-GB"/>
          </w:rPr>
          <w:t xml:space="preserve">t </w:t>
        </w:r>
      </w:ins>
      <w:ins w:id="713" w:author="yw" w:date="2022-03-31T08:25:00Z">
        <w:r w:rsidR="00FB6AF2">
          <w:rPr>
            <w:lang w:val="en-GB"/>
          </w:rPr>
          <w:t xml:space="preserve">view on the data </w:t>
        </w:r>
      </w:ins>
      <w:ins w:id="714" w:author="yw" w:date="2022-03-31T08:24:00Z">
        <w:r w:rsidR="00FB6AF2">
          <w:rPr>
            <w:lang w:val="en-GB"/>
          </w:rPr>
          <w:t xml:space="preserve">is needed. In all cases after a reversal were the initial visits directed at the formerly rewarding flowers. This did not change over the course of the whole experiment. But what changed is that </w:t>
        </w:r>
      </w:ins>
      <w:ins w:id="715" w:author="yw" w:date="2022-03-31T08:25:00Z">
        <w:r w:rsidR="00FB6AF2">
          <w:rPr>
            <w:lang w:val="en-GB"/>
          </w:rPr>
          <w:t xml:space="preserve">these numbers of perseverative visits decreased with experience. -&gt; It is this dynamic that </w:t>
        </w:r>
      </w:ins>
      <w:ins w:id="716" w:author="yw" w:date="2022-03-31T08:26:00Z">
        <w:r w:rsidR="00FB6AF2">
          <w:rPr>
            <w:lang w:val="en-GB"/>
          </w:rPr>
          <w:t>you need to take a look at. This may need a visit-by-visit analysis and not a co</w:t>
        </w:r>
      </w:ins>
      <w:ins w:id="717" w:author="yw" w:date="2022-03-31T08:27:00Z">
        <w:r w:rsidR="00FB6AF2">
          <w:rPr>
            <w:lang w:val="en-GB"/>
          </w:rPr>
          <w:t>a</w:t>
        </w:r>
      </w:ins>
      <w:ins w:id="718" w:author="yw" w:date="2022-03-31T08:26:00Z">
        <w:r w:rsidR="00FB6AF2">
          <w:rPr>
            <w:lang w:val="en-GB"/>
          </w:rPr>
          <w:t>rse binning of visits.</w:t>
        </w:r>
      </w:ins>
      <w:ins w:id="719" w:author="yw" w:date="2022-03-31T08:23:00Z">
        <w:r w:rsidR="00FB6AF2">
          <w:rPr>
            <w:lang w:val="en-GB"/>
          </w:rPr>
          <w:t>]</w:t>
        </w:r>
      </w:ins>
      <w:ins w:id="720" w:author="yw" w:date="2022-03-31T08:27:00Z">
        <w:r w:rsidR="00FB6AF2">
          <w:rPr>
            <w:lang w:val="en-GB"/>
          </w:rPr>
          <w:t xml:space="preserve"> </w:t>
        </w:r>
      </w:ins>
      <w:r w:rsidR="00EC69E8">
        <w:rPr>
          <w:lang w:val="en-GB"/>
        </w:rPr>
        <w:t>for the following reversals</w:t>
      </w:r>
      <w:r w:rsidR="007C46D8">
        <w:rPr>
          <w:lang w:val="en-GB"/>
        </w:rPr>
        <w:t xml:space="preserve"> (Figure 7d and Figure 10d</w:t>
      </w:r>
      <w:r w:rsidR="00EC69E8">
        <w:rPr>
          <w:lang w:val="en-GB"/>
        </w:rPr>
        <w:t>). The decreasing effect of block on the visits to the rewarding flower over the course of a night was likely artefactual</w:t>
      </w:r>
      <w:ins w:id="721" w:author="yw" w:date="2022-03-31T08:27:00Z">
        <w:r w:rsidR="00FB6AF2">
          <w:rPr>
            <w:lang w:val="en-GB"/>
          </w:rPr>
          <w:t xml:space="preserve"> -&gt; you mean without biological explanation?</w:t>
        </w:r>
      </w:ins>
      <w:r w:rsidR="00EC69E8">
        <w:rPr>
          <w:lang w:val="en-GB"/>
        </w:rPr>
        <w:t>,</w:t>
      </w:r>
      <w:r w:rsidR="007C46D8">
        <w:rPr>
          <w:lang w:val="en-GB"/>
        </w:rPr>
        <w:t xml:space="preserve"> driven by the high number of rewarded visits made before the first reversal of each night</w:t>
      </w:r>
      <w:ins w:id="722" w:author="yw" w:date="2022-03-31T08:27:00Z">
        <w:r w:rsidR="00FB6AF2">
          <w:rPr>
            <w:lang w:val="en-GB"/>
          </w:rPr>
          <w:t xml:space="preserve"> -&gt; but this would then be a biological reason and not “</w:t>
        </w:r>
      </w:ins>
      <w:ins w:id="723" w:author="yw" w:date="2022-03-31T08:28:00Z">
        <w:r w:rsidR="00FB6AF2">
          <w:rPr>
            <w:lang w:val="en-GB"/>
          </w:rPr>
          <w:t>artefactual”</w:t>
        </w:r>
      </w:ins>
      <w:r w:rsidR="007C46D8">
        <w:rPr>
          <w:lang w:val="en-GB"/>
        </w:rPr>
        <w:t xml:space="preserve">. Alternatively, the decrease in visits to the rewarding flower with each successive reversal is consistent with two potential explanations: a response to the increasing experience of no reinforcement </w:t>
      </w:r>
      <w:ins w:id="724" w:author="yw" w:date="2022-03-31T08:29:00Z">
        <w:r w:rsidR="00FB6AF2">
          <w:rPr>
            <w:lang w:val="en-GB"/>
          </w:rPr>
          <w:t>+ experienc</w:t>
        </w:r>
      </w:ins>
      <w:ins w:id="725" w:author="yw" w:date="2022-03-31T08:30:00Z">
        <w:r w:rsidR="00FB6AF2">
          <w:rPr>
            <w:lang w:val="en-GB"/>
          </w:rPr>
          <w:t xml:space="preserve">e of reinforcement at the formerly not-rewarding flower …..  </w:t>
        </w:r>
      </w:ins>
      <w:r w:rsidR="007C46D8">
        <w:rPr>
          <w:lang w:val="en-GB"/>
        </w:rPr>
        <w:t>as each reversal occurs; or an increase in the number of exploratory visits: visits to a location previously experienced as non-rewarding.</w:t>
      </w:r>
      <w:ins w:id="726" w:author="yw" w:date="2022-03-31T08:29:00Z">
        <w:r w:rsidR="00FB6AF2">
          <w:rPr>
            <w:lang w:val="en-GB"/>
          </w:rPr>
          <w:t xml:space="preserve"> -&gt; what about “second-order learning”?</w:t>
        </w:r>
      </w:ins>
    </w:p>
    <w:p w14:paraId="6C178875" w14:textId="77777777" w:rsidR="0038791A" w:rsidRDefault="005E0F28">
      <w:pPr>
        <w:pStyle w:val="Textkrper"/>
        <w:spacing w:before="0" w:after="100" w:afterAutospacing="1"/>
        <w:rPr>
          <w:ins w:id="727" w:author="yw" w:date="2022-03-31T08:32:00Z"/>
          <w:lang w:val="en-GB"/>
        </w:rPr>
      </w:pPr>
      <w:r>
        <w:rPr>
          <w:lang w:val="en-GB"/>
        </w:rPr>
        <w:t xml:space="preserve">The </w:t>
      </w:r>
      <w:del w:id="728" w:author="yw" w:date="2022-03-31T08:30:00Z">
        <w:r w:rsidDel="00FB6AF2">
          <w:rPr>
            <w:lang w:val="en-GB"/>
          </w:rPr>
          <w:delText xml:space="preserve">third aim </w:delText>
        </w:r>
      </w:del>
      <w:ins w:id="729" w:author="yw" w:date="2022-03-31T08:30:00Z">
        <w:r w:rsidR="00FB6AF2">
          <w:rPr>
            <w:lang w:val="en-GB"/>
          </w:rPr>
          <w:t xml:space="preserve"> [I would not call this an “aim of the experiment</w:t>
        </w:r>
      </w:ins>
      <w:ins w:id="730" w:author="yw" w:date="2022-03-31T08:31:00Z">
        <w:r w:rsidR="00FB6AF2">
          <w:rPr>
            <w:lang w:val="en-GB"/>
          </w:rPr>
          <w:t xml:space="preserve">”. I would phrase it </w:t>
        </w:r>
      </w:ins>
      <w:ins w:id="731" w:author="yw" w:date="2022-03-31T08:32:00Z">
        <w:r w:rsidR="00FB6AF2">
          <w:rPr>
            <w:lang w:val="en-GB"/>
          </w:rPr>
          <w:t xml:space="preserve">differently such as </w:t>
        </w:r>
      </w:ins>
      <w:ins w:id="732" w:author="yw" w:date="2022-03-31T08:31:00Z">
        <w:r w:rsidR="00FB6AF2">
          <w:rPr>
            <w:lang w:val="en-GB"/>
          </w:rPr>
          <w:t>that it is interesting to evaluate to what extent the bats actually reached the theoretically optimal performance</w:t>
        </w:r>
      </w:ins>
      <w:ins w:id="733" w:author="yw" w:date="2022-03-31T08:30:00Z">
        <w:r w:rsidR="00FB6AF2">
          <w:rPr>
            <w:lang w:val="en-GB"/>
          </w:rPr>
          <w:t>]</w:t>
        </w:r>
      </w:ins>
      <w:ins w:id="734" w:author="yw" w:date="2022-03-31T08:31:00Z">
        <w:r w:rsidR="00FB6AF2">
          <w:rPr>
            <w:lang w:val="en-GB"/>
          </w:rPr>
          <w:t xml:space="preserve"> </w:t>
        </w:r>
      </w:ins>
    </w:p>
    <w:p w14:paraId="2FB66B17" w14:textId="77777777" w:rsidR="0038791A" w:rsidRDefault="0038791A">
      <w:pPr>
        <w:pStyle w:val="Textkrper"/>
        <w:spacing w:before="0" w:after="100" w:afterAutospacing="1"/>
        <w:rPr>
          <w:ins w:id="735" w:author="yw" w:date="2022-03-31T08:32:00Z"/>
          <w:lang w:val="en-GB"/>
        </w:rPr>
      </w:pPr>
    </w:p>
    <w:p w14:paraId="528C99D4" w14:textId="5667D489" w:rsidR="0038791A" w:rsidRDefault="0038791A">
      <w:pPr>
        <w:pStyle w:val="Textkrper"/>
        <w:spacing w:before="0" w:after="100" w:afterAutospacing="1"/>
        <w:rPr>
          <w:ins w:id="736" w:author="yw" w:date="2022-03-31T08:32:00Z"/>
          <w:lang w:val="en-GB"/>
        </w:rPr>
      </w:pPr>
      <w:ins w:id="737" w:author="yw" w:date="2022-03-31T08:33:00Z">
        <w:r>
          <w:rPr>
            <w:lang w:val="en-GB"/>
          </w:rPr>
          <w:t xml:space="preserve">Not continued with the discussion beyond here as the discussion may still change as the analysis is changed. </w:t>
        </w:r>
      </w:ins>
    </w:p>
    <w:p w14:paraId="1FD18497" w14:textId="043724D4" w:rsidR="00EB0DC1" w:rsidRDefault="005E0F28">
      <w:pPr>
        <w:pStyle w:val="Textkrper"/>
        <w:spacing w:before="0" w:after="100" w:afterAutospacing="1"/>
        <w:rPr>
          <w:lang w:val="en-GB"/>
        </w:rPr>
        <w:pPrChange w:id="738" w:author="yw" w:date="2022-03-29T10:55:00Z">
          <w:pPr>
            <w:pStyle w:val="Textkrper"/>
            <w:spacing w:line="360" w:lineRule="auto"/>
          </w:pPr>
        </w:pPrChange>
      </w:pPr>
      <w:r>
        <w:rPr>
          <w:lang w:val="en-GB"/>
        </w:rPr>
        <w:lastRenderedPageBreak/>
        <w:t>of the experiment was to see whether the bats’ choice behaviour approached the optimal strategy of one error per reversal. The number of visits immediately after a reversal to the previously-rewarding flower before the first visit to the newly-rewarding flower, which we term perseverative visits, did in fact decrease on the first night but reached a plateau by the second night and did not decrease further</w:t>
      </w:r>
      <w:r w:rsidR="00741CF1">
        <w:rPr>
          <w:lang w:val="en-GB"/>
        </w:rPr>
        <w:t xml:space="preserve"> (Figure 3 and Figure 4)</w:t>
      </w:r>
      <w:r>
        <w:rPr>
          <w:lang w:val="en-GB"/>
        </w:rPr>
        <w:t>.</w:t>
      </w:r>
      <w:r w:rsidR="00784946">
        <w:rPr>
          <w:lang w:val="en-GB"/>
        </w:rPr>
        <w:t xml:space="preserve"> </w:t>
      </w:r>
      <w:r w:rsidR="007048EF">
        <w:rPr>
          <w:lang w:val="en-GB"/>
        </w:rPr>
        <w:t xml:space="preserve">The number of perseverative visits is </w:t>
      </w:r>
      <w:r w:rsidR="0062024C">
        <w:rPr>
          <w:lang w:val="en-GB"/>
        </w:rPr>
        <w:t xml:space="preserve">distinct </w:t>
      </w:r>
      <w:r w:rsidR="007048EF">
        <w:rPr>
          <w:lang w:val="en-GB"/>
        </w:rPr>
        <w:t>from the number of visits to the rewarding flower in the first bin of ten visits of a block</w:t>
      </w:r>
      <w:r w:rsidR="0062024C">
        <w:rPr>
          <w:lang w:val="en-GB"/>
        </w:rPr>
        <w:t xml:space="preserve">, and we </w:t>
      </w:r>
      <w:r w:rsidR="00BB6648">
        <w:rPr>
          <w:lang w:val="en-GB"/>
        </w:rPr>
        <w:t xml:space="preserve">infer </w:t>
      </w:r>
      <w:r w:rsidR="00784946">
        <w:rPr>
          <w:lang w:val="en-GB"/>
        </w:rPr>
        <w:t xml:space="preserve">from </w:t>
      </w:r>
      <w:r w:rsidR="007048EF">
        <w:rPr>
          <w:lang w:val="en-GB"/>
        </w:rPr>
        <w:t>the decrease in the former</w:t>
      </w:r>
      <w:r w:rsidR="00784946">
        <w:rPr>
          <w:lang w:val="en-GB"/>
        </w:rPr>
        <w:t xml:space="preserve"> </w:t>
      </w:r>
      <w:r w:rsidR="001F035E">
        <w:rPr>
          <w:lang w:val="en-GB"/>
        </w:rPr>
        <w:t>that a</w:t>
      </w:r>
      <w:r w:rsidR="00BB6648">
        <w:rPr>
          <w:lang w:val="en-GB"/>
        </w:rPr>
        <w:t xml:space="preserve"> limited amount of </w:t>
      </w:r>
      <w:r w:rsidR="001C6F9C">
        <w:rPr>
          <w:lang w:val="en-GB"/>
        </w:rPr>
        <w:t>higher</w:t>
      </w:r>
      <w:r w:rsidR="00EC69E8">
        <w:rPr>
          <w:lang w:val="en-GB"/>
        </w:rPr>
        <w:t>-</w:t>
      </w:r>
      <w:r w:rsidR="001C6F9C">
        <w:rPr>
          <w:lang w:val="en-GB"/>
        </w:rPr>
        <w:t xml:space="preserve">order learning </w:t>
      </w:r>
      <w:r w:rsidR="00BB6648">
        <w:rPr>
          <w:lang w:val="en-GB"/>
        </w:rPr>
        <w:t>occurred</w:t>
      </w:r>
      <w:r w:rsidR="002D34AA">
        <w:rPr>
          <w:lang w:val="en-GB"/>
        </w:rPr>
        <w:t xml:space="preserve">. This is interesting grounds for further exploration. A </w:t>
      </w:r>
      <w:r w:rsidR="00EB0DC1">
        <w:rPr>
          <w:lang w:val="en-GB"/>
        </w:rPr>
        <w:t xml:space="preserve">strong test of higher-order rule-learning is the transfer of improved performance at the serial reversal task from one sensory modality to another (Bond et al., 2007). </w:t>
      </w:r>
      <w:r w:rsidR="00F3159A">
        <w:rPr>
          <w:lang w:val="en-GB"/>
        </w:rPr>
        <w:t>A follow-up experiment</w:t>
      </w:r>
      <w:commentRangeStart w:id="739"/>
      <w:commentRangeStart w:id="740"/>
      <w:r w:rsidR="00EB0DC1">
        <w:rPr>
          <w:lang w:val="en-GB"/>
        </w:rPr>
        <w:t xml:space="preserve"> would be to examine if bats </w:t>
      </w:r>
      <w:r w:rsidR="002D34AA">
        <w:rPr>
          <w:lang w:val="en-GB"/>
        </w:rPr>
        <w:t xml:space="preserve">that </w:t>
      </w:r>
      <w:r w:rsidR="001A2E5B">
        <w:rPr>
          <w:lang w:val="en-GB"/>
        </w:rPr>
        <w:t>show a decrease in perseverative errors on a serial reversal task on one sensory modality</w:t>
      </w:r>
      <w:r w:rsidR="00F3159A">
        <w:rPr>
          <w:lang w:val="en-GB"/>
        </w:rPr>
        <w:t xml:space="preserve"> (</w:t>
      </w:r>
      <w:r w:rsidR="00EB0DC1">
        <w:rPr>
          <w:lang w:val="en-GB"/>
        </w:rPr>
        <w:t>say spatial location</w:t>
      </w:r>
      <w:r w:rsidR="00F3159A">
        <w:rPr>
          <w:lang w:val="en-GB"/>
        </w:rPr>
        <w:t>)</w:t>
      </w:r>
      <w:r w:rsidR="00EB0DC1">
        <w:rPr>
          <w:lang w:val="en-GB"/>
        </w:rPr>
        <w:t xml:space="preserve"> </w:t>
      </w:r>
      <w:r w:rsidR="004C09F8">
        <w:rPr>
          <w:lang w:val="en-GB"/>
        </w:rPr>
        <w:t xml:space="preserve">show a more rapid decrease in perseverative errors </w:t>
      </w:r>
      <w:r w:rsidR="001A2E5B">
        <w:rPr>
          <w:lang w:val="en-GB"/>
        </w:rPr>
        <w:t xml:space="preserve">on the same task on another sensory modality </w:t>
      </w:r>
      <w:r w:rsidR="00F3159A">
        <w:rPr>
          <w:lang w:val="en-GB"/>
        </w:rPr>
        <w:t>(</w:t>
      </w:r>
      <w:r w:rsidR="004C09F8">
        <w:rPr>
          <w:lang w:val="en-GB"/>
        </w:rPr>
        <w:t>say olfactory cues</w:t>
      </w:r>
      <w:commentRangeEnd w:id="739"/>
      <w:r w:rsidR="00EB0DC1">
        <w:rPr>
          <w:rStyle w:val="Kommentarzeichen"/>
        </w:rPr>
        <w:commentReference w:id="739"/>
      </w:r>
      <w:commentRangeEnd w:id="740"/>
      <w:r w:rsidR="00F3183C">
        <w:rPr>
          <w:rStyle w:val="Kommentarzeichen"/>
        </w:rPr>
        <w:commentReference w:id="740"/>
      </w:r>
      <w:r w:rsidR="00F3159A">
        <w:rPr>
          <w:lang w:val="en-GB"/>
        </w:rPr>
        <w:t>)</w:t>
      </w:r>
      <w:r w:rsidR="001A2E5B">
        <w:rPr>
          <w:lang w:val="en-GB"/>
        </w:rPr>
        <w:t xml:space="preserve">, compared to bats that have only experienced the task on one of these modalities. The positive transfer between these sensory modalities would suggest the capacity to develop a generalized learning strategy. </w:t>
      </w:r>
    </w:p>
    <w:p w14:paraId="57E70E61" w14:textId="6443DEE0" w:rsidR="007673C2" w:rsidRDefault="007422C8">
      <w:pPr>
        <w:pStyle w:val="Textkrper"/>
        <w:spacing w:before="0" w:after="100" w:afterAutospacing="1"/>
        <w:rPr>
          <w:lang w:val="en-GB"/>
        </w:rPr>
        <w:pPrChange w:id="741" w:author="yw" w:date="2022-03-29T10:55:00Z">
          <w:pPr>
            <w:pStyle w:val="Textkrper"/>
            <w:spacing w:line="360" w:lineRule="auto"/>
          </w:pPr>
        </w:pPrChange>
      </w:pPr>
      <w:r>
        <w:rPr>
          <w:lang w:val="en-GB"/>
        </w:rPr>
        <w:t xml:space="preserve">When animals receive </w:t>
      </w:r>
      <w:r w:rsidR="009C4B58">
        <w:rPr>
          <w:lang w:val="en-GB"/>
        </w:rPr>
        <w:t xml:space="preserve">a reward, </w:t>
      </w:r>
      <w:r>
        <w:rPr>
          <w:lang w:val="en-GB"/>
        </w:rPr>
        <w:t xml:space="preserve">at a particular location or </w:t>
      </w:r>
      <w:r w:rsidR="009C4B58">
        <w:rPr>
          <w:lang w:val="en-GB"/>
        </w:rPr>
        <w:t xml:space="preserve">associated with a particular cue, they are more likely to return to that location or cue. </w:t>
      </w:r>
      <w:r w:rsidR="007C3508">
        <w:t>As bats were continually confronted with reversals</w:t>
      </w:r>
      <w:r w:rsidR="000604CA">
        <w:t>,</w:t>
      </w:r>
      <w:r w:rsidR="007C3508">
        <w:t xml:space="preserve"> they learned a second reinforced response that was conditioned to another cue: the single or repeated absence of expected reinforcement. </w:t>
      </w:r>
      <w:r w:rsidR="00483F57">
        <w:rPr>
          <w:lang w:val="en-GB"/>
        </w:rPr>
        <w:t xml:space="preserve">Reinforcement learning is the </w:t>
      </w:r>
      <w:r w:rsidR="009F2BE7">
        <w:rPr>
          <w:lang w:val="en-GB"/>
        </w:rPr>
        <w:t xml:space="preserve">likely </w:t>
      </w:r>
      <w:r w:rsidR="00483F57">
        <w:rPr>
          <w:lang w:val="en-GB"/>
        </w:rPr>
        <w:t>mechanism underl</w:t>
      </w:r>
      <w:r w:rsidR="000604CA">
        <w:rPr>
          <w:lang w:val="en-GB"/>
        </w:rPr>
        <w:t>y</w:t>
      </w:r>
      <w:r w:rsidR="00483F57">
        <w:rPr>
          <w:lang w:val="en-GB"/>
        </w:rPr>
        <w:t>ing the win-stay, lose-shift strategy</w:t>
      </w:r>
      <w:r w:rsidR="00047FA9">
        <w:rPr>
          <w:lang w:val="en-GB"/>
        </w:rPr>
        <w:t xml:space="preserve"> and</w:t>
      </w:r>
      <w:r w:rsidR="009C4B58">
        <w:rPr>
          <w:lang w:val="en-GB"/>
        </w:rPr>
        <w:t xml:space="preserve"> </w:t>
      </w:r>
      <w:r w:rsidR="00047FA9">
        <w:t>the two conditioned responses acquired through reinforcement learning in this experiment were the win-stay response and the lose-shift</w:t>
      </w:r>
      <w:r w:rsidR="000604CA">
        <w:t xml:space="preserve"> </w:t>
      </w:r>
      <w:r w:rsidR="00047FA9">
        <w:t>response.</w:t>
      </w:r>
      <w:r w:rsidR="00047FA9">
        <w:rPr>
          <w:lang w:val="en-GB"/>
        </w:rPr>
        <w:t xml:space="preserve"> In other words, an</w:t>
      </w:r>
      <w:r w:rsidR="009C4B58">
        <w:rPr>
          <w:lang w:val="en-GB"/>
        </w:rPr>
        <w:t xml:space="preserve"> animal’s tendency to choose a location or cue becomes a</w:t>
      </w:r>
      <w:r w:rsidR="00483F57">
        <w:rPr>
          <w:lang w:val="en-GB"/>
        </w:rPr>
        <w:t xml:space="preserve"> near-</w:t>
      </w:r>
      <w:r w:rsidR="009C4B58">
        <w:rPr>
          <w:lang w:val="en-GB"/>
        </w:rPr>
        <w:t xml:space="preserve">exclusive preference when reinforcement is experienced </w:t>
      </w:r>
      <w:r w:rsidR="00483F57">
        <w:rPr>
          <w:lang w:val="en-GB"/>
        </w:rPr>
        <w:t>once or a few times</w:t>
      </w:r>
      <w:r w:rsidR="009C4B58">
        <w:rPr>
          <w:lang w:val="en-GB"/>
        </w:rPr>
        <w:t xml:space="preserve"> and drops </w:t>
      </w:r>
      <w:r w:rsidR="00483F57">
        <w:rPr>
          <w:lang w:val="en-GB"/>
        </w:rPr>
        <w:t>close to zero</w:t>
      </w:r>
      <w:r w:rsidR="009C4B58">
        <w:rPr>
          <w:lang w:val="en-GB"/>
        </w:rPr>
        <w:t xml:space="preserve"> </w:t>
      </w:r>
      <w:r w:rsidR="006B5143">
        <w:rPr>
          <w:lang w:val="en-GB"/>
        </w:rPr>
        <w:t xml:space="preserve">when a </w:t>
      </w:r>
      <w:r w:rsidR="006B5143">
        <w:rPr>
          <w:i/>
          <w:iCs/>
          <w:lang w:val="en-GB"/>
        </w:rPr>
        <w:t>lack</w:t>
      </w:r>
      <w:r w:rsidR="006B5143">
        <w:rPr>
          <w:lang w:val="en-GB"/>
        </w:rPr>
        <w:t xml:space="preserve"> of reinforcement is experienced once</w:t>
      </w:r>
      <w:r w:rsidR="00483F57">
        <w:rPr>
          <w:lang w:val="en-GB"/>
        </w:rPr>
        <w:t xml:space="preserve"> or a few times</w:t>
      </w:r>
      <w:r w:rsidR="00E56A13">
        <w:rPr>
          <w:lang w:val="en-GB"/>
        </w:rPr>
        <w:t>.</w:t>
      </w:r>
      <w:r w:rsidR="00EF58EE">
        <w:rPr>
          <w:lang w:val="en-GB"/>
        </w:rPr>
        <w:t xml:space="preserve"> </w:t>
      </w:r>
      <w:r w:rsidR="00005BCA">
        <w:rPr>
          <w:lang w:val="en-GB"/>
        </w:rPr>
        <w:t xml:space="preserve">We suggest that on the first night the bats learned the following: the association between the two flowers and the flowers’ potential to give reward (first-order learning); </w:t>
      </w:r>
      <w:r w:rsidR="006C7289">
        <w:rPr>
          <w:lang w:val="en-GB"/>
        </w:rPr>
        <w:t xml:space="preserve">and </w:t>
      </w:r>
      <w:r w:rsidR="00005BCA">
        <w:rPr>
          <w:lang w:val="en-GB"/>
        </w:rPr>
        <w:t xml:space="preserve">the win-stay and lose-shift responses to reinforcement and no reinforcement respectively. The fact that fewer experiences of no reinforcement </w:t>
      </w:r>
      <w:r w:rsidR="00EC69E8">
        <w:rPr>
          <w:lang w:val="en-GB"/>
        </w:rPr>
        <w:t>were</w:t>
      </w:r>
      <w:r w:rsidR="00005BCA">
        <w:rPr>
          <w:lang w:val="en-GB"/>
        </w:rPr>
        <w:t xml:space="preserve"> required to provoke a lose-shift response with each successive reversal </w:t>
      </w:r>
      <w:r w:rsidR="001C56BC">
        <w:rPr>
          <w:lang w:val="en-GB"/>
        </w:rPr>
        <w:t xml:space="preserve">(Figure 3 and Figure 5) </w:t>
      </w:r>
      <w:r w:rsidR="00005BCA">
        <w:rPr>
          <w:lang w:val="en-GB"/>
        </w:rPr>
        <w:t>indicates that second-order learning occurred on the first night as well.</w:t>
      </w:r>
      <w:r w:rsidR="00DA21A6">
        <w:rPr>
          <w:lang w:val="en-GB"/>
        </w:rPr>
        <w:t xml:space="preserve"> </w:t>
      </w:r>
      <w:r w:rsidR="005E18E9">
        <w:rPr>
          <w:lang w:val="en-GB"/>
        </w:rPr>
        <w:t>On the second and third nights the bats were</w:t>
      </w:r>
      <w:r w:rsidR="00DA21A6">
        <w:rPr>
          <w:lang w:val="en-GB"/>
        </w:rPr>
        <w:t xml:space="preserve"> already</w:t>
      </w:r>
      <w:r w:rsidR="00005BCA">
        <w:rPr>
          <w:lang w:val="en-GB"/>
        </w:rPr>
        <w:t xml:space="preserve"> </w:t>
      </w:r>
      <w:r w:rsidR="005E18E9">
        <w:rPr>
          <w:lang w:val="en-GB"/>
        </w:rPr>
        <w:t>acquainted with the potential for reward at two locations</w:t>
      </w:r>
      <w:r w:rsidR="001C56BC">
        <w:rPr>
          <w:lang w:val="en-GB"/>
        </w:rPr>
        <w:t xml:space="preserve">. The </w:t>
      </w:r>
      <w:r w:rsidR="00EB0DC1">
        <w:rPr>
          <w:lang w:val="en-GB"/>
        </w:rPr>
        <w:t>first- and second-order learning from the first night persisted</w:t>
      </w:r>
      <w:r w:rsidR="00E56A13">
        <w:rPr>
          <w:lang w:val="en-GB"/>
        </w:rPr>
        <w:t xml:space="preserve"> over the </w:t>
      </w:r>
      <w:r w:rsidR="007C70B3">
        <w:rPr>
          <w:lang w:val="en-GB"/>
        </w:rPr>
        <w:t xml:space="preserve">later </w:t>
      </w:r>
      <w:r w:rsidR="00E56A13">
        <w:rPr>
          <w:lang w:val="en-GB"/>
        </w:rPr>
        <w:t>nights</w:t>
      </w:r>
      <w:r w:rsidR="00EB0DC1">
        <w:rPr>
          <w:lang w:val="en-GB"/>
        </w:rPr>
        <w:t xml:space="preserve">: the bats showed a </w:t>
      </w:r>
      <w:r w:rsidR="00E56A13">
        <w:rPr>
          <w:lang w:val="en-GB"/>
        </w:rPr>
        <w:t xml:space="preserve">high tendency to visit the rewarding flower and a </w:t>
      </w:r>
      <w:r w:rsidR="00EB0DC1">
        <w:rPr>
          <w:lang w:val="en-GB"/>
        </w:rPr>
        <w:t>lose-shift response to each reversal that was as swift as it was at the end of the first night</w:t>
      </w:r>
      <w:r w:rsidR="008B328E">
        <w:rPr>
          <w:lang w:val="en-GB"/>
        </w:rPr>
        <w:t xml:space="preserve">. </w:t>
      </w:r>
    </w:p>
    <w:p w14:paraId="1573E448" w14:textId="6FBC26DD" w:rsidR="0026740D" w:rsidRDefault="0026740D">
      <w:pPr>
        <w:pStyle w:val="Textkrper"/>
        <w:spacing w:before="0" w:after="100" w:afterAutospacing="1"/>
        <w:rPr>
          <w:lang w:val="en-GB"/>
        </w:rPr>
        <w:pPrChange w:id="742" w:author="yw" w:date="2022-03-29T10:55:00Z">
          <w:pPr>
            <w:pStyle w:val="Textkrper"/>
            <w:spacing w:line="360" w:lineRule="auto"/>
          </w:pPr>
        </w:pPrChange>
      </w:pPr>
      <w:r>
        <w:rPr>
          <w:lang w:val="en-GB"/>
        </w:rPr>
        <w:t xml:space="preserve">Our results are consistent with previous work of the same species of bat under natural conditions in the same environment </w:t>
      </w:r>
      <w:commentRangeStart w:id="743"/>
      <w:commentRangeStart w:id="744"/>
      <w:r>
        <w:rPr>
          <w:lang w:val="en-GB"/>
        </w:rPr>
        <w:t xml:space="preserve">(La </w:t>
      </w:r>
      <w:proofErr w:type="spellStart"/>
      <w:r>
        <w:rPr>
          <w:lang w:val="en-GB"/>
        </w:rPr>
        <w:t>Selva</w:t>
      </w:r>
      <w:proofErr w:type="spellEnd"/>
      <w:r>
        <w:rPr>
          <w:lang w:val="en-GB"/>
        </w:rPr>
        <w:t xml:space="preserve"> Biological Field Station, Costa Rica)</w:t>
      </w:r>
      <w:r w:rsidR="00262923">
        <w:rPr>
          <w:lang w:val="en-GB"/>
        </w:rPr>
        <w:t xml:space="preserve"> (Thiele 2006)</w:t>
      </w:r>
      <w:r>
        <w:rPr>
          <w:lang w:val="en-GB"/>
        </w:rPr>
        <w:t xml:space="preserve">. </w:t>
      </w:r>
      <w:commentRangeEnd w:id="743"/>
      <w:r w:rsidR="00F326FF">
        <w:rPr>
          <w:rStyle w:val="Kommentarzeichen"/>
        </w:rPr>
        <w:commentReference w:id="743"/>
      </w:r>
      <w:commentRangeEnd w:id="744"/>
      <w:r w:rsidR="006A2908">
        <w:rPr>
          <w:rStyle w:val="Kommentarzeichen"/>
        </w:rPr>
        <w:commentReference w:id="744"/>
      </w:r>
      <w:r>
        <w:rPr>
          <w:lang w:val="en-GB"/>
        </w:rPr>
        <w:t>This study, using the serial reversal task, evaluated the behavioural flexibility of nectar-feeding bats to fluctuations in food resource availability. Free-flying, ID-tagged wild bats interacted with 50 ID-sensor equipped artificial flowers placed over a 100 x 100 m area in the open forest that varied in their rate of nectar production. The allocation of flower types to spatial locations changed with the same pattern every night</w:t>
      </w:r>
      <w:r w:rsidR="00262923">
        <w:rPr>
          <w:lang w:val="en-GB"/>
        </w:rPr>
        <w:t xml:space="preserve">. </w:t>
      </w:r>
      <w:r w:rsidR="005C5750">
        <w:rPr>
          <w:lang w:val="en-GB"/>
        </w:rPr>
        <w:t xml:space="preserve">During </w:t>
      </w:r>
      <w:r>
        <w:rPr>
          <w:lang w:val="en-GB"/>
        </w:rPr>
        <w:t>each night</w:t>
      </w:r>
      <w:r w:rsidR="005C5750">
        <w:rPr>
          <w:lang w:val="en-GB"/>
        </w:rPr>
        <w:t>,</w:t>
      </w:r>
      <w:r>
        <w:rPr>
          <w:lang w:val="en-GB"/>
        </w:rPr>
        <w:t xml:space="preserve"> bats adapted to the changes in resource availability. However, </w:t>
      </w:r>
      <w:commentRangeStart w:id="745"/>
      <w:commentRangeStart w:id="746"/>
      <w:r>
        <w:rPr>
          <w:lang w:val="en-GB"/>
        </w:rPr>
        <w:t>the</w:t>
      </w:r>
      <w:commentRangeEnd w:id="745"/>
      <w:commentRangeEnd w:id="746"/>
      <w:r w:rsidR="00262923">
        <w:rPr>
          <w:lang w:val="en-GB"/>
        </w:rPr>
        <w:t xml:space="preserve"> bats</w:t>
      </w:r>
      <w:r w:rsidR="00F326FF">
        <w:rPr>
          <w:rStyle w:val="Kommentarzeichen"/>
        </w:rPr>
        <w:commentReference w:id="745"/>
      </w:r>
      <w:r w:rsidR="006A2908">
        <w:rPr>
          <w:rStyle w:val="Kommentarzeichen"/>
        </w:rPr>
        <w:commentReference w:id="746"/>
      </w:r>
      <w:r>
        <w:rPr>
          <w:lang w:val="en-GB"/>
        </w:rPr>
        <w:t xml:space="preserve"> needed four </w:t>
      </w:r>
      <w:r>
        <w:rPr>
          <w:lang w:val="en-GB"/>
        </w:rPr>
        <w:lastRenderedPageBreak/>
        <w:t xml:space="preserve">nights before they had adapted to the underlying recurring, predictable pattern of resource variability. </w:t>
      </w:r>
    </w:p>
    <w:p w14:paraId="16FDD57C" w14:textId="4EAC59B6" w:rsidR="0026740D" w:rsidRDefault="0026740D">
      <w:pPr>
        <w:pStyle w:val="Textkrper"/>
        <w:spacing w:before="0" w:after="100" w:afterAutospacing="1"/>
        <w:rPr>
          <w:lang w:val="en-GB"/>
        </w:rPr>
        <w:pPrChange w:id="747" w:author="yw" w:date="2022-03-29T10:55:00Z">
          <w:pPr>
            <w:pStyle w:val="Textkrper"/>
            <w:spacing w:line="360" w:lineRule="auto"/>
          </w:pPr>
        </w:pPrChange>
      </w:pPr>
      <w:commentRangeStart w:id="748"/>
      <w:commentRangeStart w:id="749"/>
      <w:r>
        <w:rPr>
          <w:lang w:val="en-GB"/>
        </w:rPr>
        <w:t>In most cases under natural foraging conditions</w:t>
      </w:r>
      <w:r w:rsidR="005C5750">
        <w:rPr>
          <w:lang w:val="en-GB"/>
        </w:rPr>
        <w:t xml:space="preserve">, </w:t>
      </w:r>
      <w:r>
        <w:rPr>
          <w:lang w:val="en-GB"/>
        </w:rPr>
        <w:t>flowers are emptied in a single visit, so win-stay is not often a profitable strategy. There are however certain plants such as species of</w:t>
      </w:r>
      <w:r>
        <w:rPr>
          <w:i/>
          <w:iCs/>
          <w:lang w:val="en-GB"/>
        </w:rPr>
        <w:t xml:space="preserve"> Agave</w:t>
      </w:r>
      <w:r>
        <w:rPr>
          <w:lang w:val="en-GB"/>
        </w:rPr>
        <w:t xml:space="preserve"> or </w:t>
      </w:r>
      <w:proofErr w:type="spellStart"/>
      <w:r>
        <w:rPr>
          <w:i/>
          <w:iCs/>
          <w:lang w:val="en-GB"/>
        </w:rPr>
        <w:t>Vriesea</w:t>
      </w:r>
      <w:proofErr w:type="spellEnd"/>
      <w:r>
        <w:rPr>
          <w:lang w:val="en-GB"/>
        </w:rPr>
        <w:t xml:space="preserve">, </w:t>
      </w:r>
      <w:r w:rsidR="008E7C31">
        <w:rPr>
          <w:lang w:val="en-GB"/>
        </w:rPr>
        <w:t xml:space="preserve">that hold large amounts of nectar, </w:t>
      </w:r>
      <w:r>
        <w:rPr>
          <w:lang w:val="en-GB"/>
        </w:rPr>
        <w:t xml:space="preserve">which if undetected </w:t>
      </w:r>
      <w:r w:rsidR="008E7C31">
        <w:rPr>
          <w:lang w:val="en-GB"/>
        </w:rPr>
        <w:t>for a long time</w:t>
      </w:r>
      <w:r>
        <w:rPr>
          <w:lang w:val="en-GB"/>
        </w:rPr>
        <w:t xml:space="preserve"> may </w:t>
      </w:r>
      <w:r w:rsidR="008E7C31">
        <w:rPr>
          <w:lang w:val="en-GB"/>
        </w:rPr>
        <w:t>require</w:t>
      </w:r>
      <w:r>
        <w:rPr>
          <w:lang w:val="en-GB"/>
        </w:rPr>
        <w:t xml:space="preserve"> multiple hovering visits to deplete</w:t>
      </w:r>
      <w:r w:rsidR="0039551A">
        <w:rPr>
          <w:lang w:val="en-GB"/>
        </w:rPr>
        <w:t xml:space="preserve"> – “jackpot” rewards in other words (Ohashi and Thomson, 2005)</w:t>
      </w:r>
      <w:r>
        <w:rPr>
          <w:lang w:val="en-GB"/>
        </w:rPr>
        <w:t>. Situations where lose-shift is the optimum response might be more common, but win-stay situations do occur in the bats’ foraging environments, and thus the ability to adopt a win-stay, lose-shift strategy is likely part of the bats’ natural foraging ecology</w:t>
      </w:r>
      <w:r w:rsidR="002054F6">
        <w:rPr>
          <w:lang w:val="en-GB"/>
        </w:rPr>
        <w:t xml:space="preserve"> as nectar-feeding animals</w:t>
      </w:r>
      <w:r>
        <w:rPr>
          <w:lang w:val="en-GB"/>
        </w:rPr>
        <w:t xml:space="preserve">. </w:t>
      </w:r>
      <w:commentRangeEnd w:id="748"/>
      <w:r>
        <w:rPr>
          <w:rStyle w:val="Kommentarzeichen"/>
        </w:rPr>
        <w:commentReference w:id="748"/>
      </w:r>
      <w:commentRangeEnd w:id="749"/>
      <w:r w:rsidR="006A2908">
        <w:rPr>
          <w:rStyle w:val="Kommentarzeichen"/>
        </w:rPr>
        <w:commentReference w:id="749"/>
      </w:r>
    </w:p>
    <w:p w14:paraId="2813DB05" w14:textId="56EFD1FA" w:rsidR="009C3415" w:rsidRDefault="009C3415">
      <w:pPr>
        <w:pStyle w:val="Textkrper"/>
        <w:spacing w:before="0" w:after="100" w:afterAutospacing="1"/>
        <w:rPr>
          <w:lang w:val="en-GB"/>
        </w:rPr>
        <w:pPrChange w:id="750" w:author="yw" w:date="2022-03-29T10:55:00Z">
          <w:pPr>
            <w:pStyle w:val="Textkrper"/>
            <w:spacing w:line="360" w:lineRule="auto"/>
          </w:pPr>
        </w:pPrChange>
      </w:pPr>
      <w:r>
        <w:rPr>
          <w:lang w:val="en-GB"/>
        </w:rPr>
        <w:t xml:space="preserve">The performance on the serial reversal task of animals that share similarities with bats in their foraging ecology is illuminating. </w:t>
      </w:r>
      <w:r w:rsidR="002054F6">
        <w:rPr>
          <w:lang w:val="en-GB"/>
        </w:rPr>
        <w:t>Bumblebees</w:t>
      </w:r>
      <w:r w:rsidR="006F4AD3">
        <w:rPr>
          <w:lang w:val="en-GB"/>
        </w:rPr>
        <w:t xml:space="preserve"> </w:t>
      </w:r>
      <w:r w:rsidR="002054F6">
        <w:rPr>
          <w:lang w:val="en-GB"/>
        </w:rPr>
        <w:t>in a</w:t>
      </w:r>
      <w:r w:rsidR="00D751E8">
        <w:rPr>
          <w:lang w:val="en-GB"/>
        </w:rPr>
        <w:t>n</w:t>
      </w:r>
      <w:r w:rsidR="002054F6">
        <w:rPr>
          <w:lang w:val="en-GB"/>
        </w:rPr>
        <w:t xml:space="preserve"> experiment similar to ours with a large </w:t>
      </w:r>
      <w:r w:rsidR="006F4AD3">
        <w:rPr>
          <w:lang w:val="en-GB"/>
        </w:rPr>
        <w:t>trial number</w:t>
      </w:r>
      <w:r w:rsidR="002054F6">
        <w:rPr>
          <w:lang w:val="en-GB"/>
        </w:rPr>
        <w:t xml:space="preserve"> (Strang and Sherry 2014) show</w:t>
      </w:r>
      <w:r w:rsidR="006A2908">
        <w:rPr>
          <w:lang w:val="en-GB"/>
        </w:rPr>
        <w:t>ed</w:t>
      </w:r>
      <w:r w:rsidR="002054F6">
        <w:rPr>
          <w:lang w:val="en-GB"/>
        </w:rPr>
        <w:t xml:space="preserve"> a reduction in their perseverative errors</w:t>
      </w:r>
      <w:r w:rsidR="00251C93">
        <w:rPr>
          <w:lang w:val="en-GB"/>
        </w:rPr>
        <w:t xml:space="preserve"> and</w:t>
      </w:r>
      <w:r w:rsidR="00072137">
        <w:rPr>
          <w:lang w:val="en-GB"/>
        </w:rPr>
        <w:t xml:space="preserve"> </w:t>
      </w:r>
      <w:r w:rsidR="00A53AB9">
        <w:rPr>
          <w:lang w:val="en-GB"/>
        </w:rPr>
        <w:t xml:space="preserve">an increase in the errors made </w:t>
      </w:r>
      <w:r w:rsidR="00072137">
        <w:rPr>
          <w:lang w:val="en-GB"/>
        </w:rPr>
        <w:t xml:space="preserve">in the last trials, though there </w:t>
      </w:r>
      <w:r w:rsidR="006A2908">
        <w:rPr>
          <w:lang w:val="en-GB"/>
        </w:rPr>
        <w:t>was</w:t>
      </w:r>
      <w:commentRangeStart w:id="751"/>
      <w:commentRangeStart w:id="752"/>
      <w:r w:rsidR="00072137">
        <w:rPr>
          <w:lang w:val="en-GB"/>
        </w:rPr>
        <w:t xml:space="preserve"> </w:t>
      </w:r>
      <w:commentRangeEnd w:id="751"/>
      <w:r w:rsidR="008E7C31">
        <w:rPr>
          <w:rStyle w:val="Kommentarzeichen"/>
        </w:rPr>
        <w:commentReference w:id="751"/>
      </w:r>
      <w:commentRangeEnd w:id="752"/>
      <w:r w:rsidR="006A2908">
        <w:rPr>
          <w:rStyle w:val="Kommentarzeichen"/>
        </w:rPr>
        <w:commentReference w:id="752"/>
      </w:r>
      <w:r w:rsidR="00072137">
        <w:rPr>
          <w:lang w:val="en-GB"/>
        </w:rPr>
        <w:t xml:space="preserve">an overall decrease in the errors. </w:t>
      </w:r>
      <w:r w:rsidR="00815A65">
        <w:rPr>
          <w:lang w:val="en-GB"/>
        </w:rPr>
        <w:t>The authors of this paper interpret</w:t>
      </w:r>
      <w:r w:rsidR="008E7C31">
        <w:rPr>
          <w:lang w:val="en-GB"/>
        </w:rPr>
        <w:t>ed</w:t>
      </w:r>
      <w:r w:rsidR="00815A65">
        <w:rPr>
          <w:lang w:val="en-GB"/>
        </w:rPr>
        <w:t xml:space="preserve"> these findings as indicative of proactive interference, which occurs when previously-learned information interferes with the learning or remembering new information (Tello-Ramos et al., 2019). </w:t>
      </w:r>
    </w:p>
    <w:p w14:paraId="760AB1B2" w14:textId="3739DF97" w:rsidR="00500460" w:rsidRPr="0017467E" w:rsidRDefault="006F4AD3">
      <w:pPr>
        <w:pStyle w:val="Textkrper"/>
        <w:spacing w:before="0" w:after="100" w:afterAutospacing="1"/>
        <w:rPr>
          <w:lang w:val="en-GB"/>
        </w:rPr>
        <w:pPrChange w:id="753" w:author="yw" w:date="2022-03-29T10:55:00Z">
          <w:pPr>
            <w:pStyle w:val="Textkrper"/>
            <w:spacing w:line="360" w:lineRule="auto"/>
          </w:pPr>
        </w:pPrChange>
      </w:pPr>
      <w:r>
        <w:rPr>
          <w:lang w:val="en-GB"/>
        </w:rPr>
        <w:t xml:space="preserve">Several animals that rely </w:t>
      </w:r>
      <w:r w:rsidR="00A21FE9">
        <w:rPr>
          <w:lang w:val="en-GB"/>
        </w:rPr>
        <w:t xml:space="preserve">strongly </w:t>
      </w:r>
      <w:r>
        <w:rPr>
          <w:lang w:val="en-GB"/>
        </w:rPr>
        <w:t>on spatial memory</w:t>
      </w:r>
      <w:r w:rsidR="00A21FE9">
        <w:rPr>
          <w:lang w:val="en-GB"/>
        </w:rPr>
        <w:t xml:space="preserve"> have also been studied in reversal learning tasks, specifically birds that cache food at various locations that they must remember and return to. </w:t>
      </w:r>
      <w:r w:rsidR="00262923">
        <w:rPr>
          <w:lang w:val="en-GB"/>
        </w:rPr>
        <w:t>B</w:t>
      </w:r>
      <w:r w:rsidR="00C06A41">
        <w:rPr>
          <w:lang w:val="en-GB"/>
        </w:rPr>
        <w:t>irds that are known to have better or more long-lasting spatial memory such as black-capped chickadees (</w:t>
      </w:r>
      <w:r w:rsidR="004519E1">
        <w:rPr>
          <w:lang w:val="en-GB"/>
        </w:rPr>
        <w:t xml:space="preserve">Hampton </w:t>
      </w:r>
      <w:r w:rsidR="0007159B">
        <w:rPr>
          <w:lang w:val="en-GB"/>
        </w:rPr>
        <w:t>et al.</w:t>
      </w:r>
      <w:r w:rsidR="00C06A41">
        <w:rPr>
          <w:lang w:val="en-GB"/>
        </w:rPr>
        <w:t>, 199</w:t>
      </w:r>
      <w:r w:rsidR="004519E1">
        <w:rPr>
          <w:lang w:val="en-GB"/>
        </w:rPr>
        <w:t>8</w:t>
      </w:r>
      <w:r w:rsidR="00C06A41">
        <w:rPr>
          <w:lang w:val="en-GB"/>
        </w:rPr>
        <w:t>), Clark’s nutcrackers (Lewis and Kamil, 2006) and high elevation mountain chickadees (</w:t>
      </w:r>
      <w:proofErr w:type="spellStart"/>
      <w:r w:rsidR="004727A4">
        <w:rPr>
          <w:lang w:val="en-GB"/>
        </w:rPr>
        <w:t>Croston</w:t>
      </w:r>
      <w:proofErr w:type="spellEnd"/>
      <w:r w:rsidR="00C06A41">
        <w:rPr>
          <w:lang w:val="en-GB"/>
        </w:rPr>
        <w:t xml:space="preserve"> et al., 201</w:t>
      </w:r>
      <w:r w:rsidR="004727A4">
        <w:rPr>
          <w:lang w:val="en-GB"/>
        </w:rPr>
        <w:t>7</w:t>
      </w:r>
      <w:r w:rsidR="00C06A41">
        <w:rPr>
          <w:lang w:val="en-GB"/>
        </w:rPr>
        <w:t xml:space="preserve">) were worse at </w:t>
      </w:r>
      <w:r w:rsidR="00251C93">
        <w:rPr>
          <w:lang w:val="en-GB"/>
        </w:rPr>
        <w:t xml:space="preserve">adapting to </w:t>
      </w:r>
      <w:r w:rsidR="00C06A41">
        <w:rPr>
          <w:lang w:val="en-GB"/>
        </w:rPr>
        <w:t>the new contingency after a reversal</w:t>
      </w:r>
      <w:r w:rsidR="00F424C5">
        <w:rPr>
          <w:lang w:val="en-GB"/>
        </w:rPr>
        <w:t xml:space="preserve"> than the initial learning</w:t>
      </w:r>
      <w:r w:rsidR="00262923">
        <w:rPr>
          <w:lang w:val="en-GB"/>
        </w:rPr>
        <w:t xml:space="preserve"> (reviewed in Tello-Ramos, et al., 2019)</w:t>
      </w:r>
      <w:r w:rsidR="00F424C5">
        <w:rPr>
          <w:lang w:val="en-GB"/>
        </w:rPr>
        <w:t>. These data are consistent with the idea that there is a trade-off between acquiring new memories and retaining old ones, i.e., that proactive interference may be occurring in spatial reversal tasks</w:t>
      </w:r>
      <w:r w:rsidR="006B236F">
        <w:rPr>
          <w:lang w:val="en-GB"/>
        </w:rPr>
        <w:t>, just like in bumblebees</w:t>
      </w:r>
      <w:r w:rsidR="00F424C5">
        <w:rPr>
          <w:lang w:val="en-GB"/>
        </w:rPr>
        <w:t xml:space="preserve">. </w:t>
      </w:r>
      <w:r w:rsidR="00523838">
        <w:rPr>
          <w:lang w:val="en-GB"/>
        </w:rPr>
        <w:t>It is known</w:t>
      </w:r>
      <w:r w:rsidR="006B236F">
        <w:rPr>
          <w:lang w:val="en-GB"/>
        </w:rPr>
        <w:t xml:space="preserve"> that </w:t>
      </w:r>
      <w:proofErr w:type="spellStart"/>
      <w:r w:rsidR="00F424C5">
        <w:rPr>
          <w:lang w:val="en-GB"/>
        </w:rPr>
        <w:t>Glossophagine</w:t>
      </w:r>
      <w:proofErr w:type="spellEnd"/>
      <w:r w:rsidR="00F424C5">
        <w:rPr>
          <w:lang w:val="en-GB"/>
        </w:rPr>
        <w:t xml:space="preserve"> bats not only have excellent </w:t>
      </w:r>
      <w:r w:rsidR="000E222B">
        <w:rPr>
          <w:lang w:val="en-GB"/>
        </w:rPr>
        <w:t>spatial memory but that memory has been observed to last up to several weeks (Rose et al., 2016)</w:t>
      </w:r>
      <w:r w:rsidR="00523838">
        <w:rPr>
          <w:lang w:val="en-GB"/>
        </w:rPr>
        <w:t>. I</w:t>
      </w:r>
      <w:r w:rsidR="006B236F">
        <w:rPr>
          <w:lang w:val="en-GB"/>
        </w:rPr>
        <w:t xml:space="preserve">t is </w:t>
      </w:r>
      <w:r w:rsidR="00523838">
        <w:rPr>
          <w:lang w:val="en-GB"/>
        </w:rPr>
        <w:t xml:space="preserve">certainly </w:t>
      </w:r>
      <w:r w:rsidR="006B236F">
        <w:rPr>
          <w:lang w:val="en-GB"/>
        </w:rPr>
        <w:t>possible that proactive interference plays a role in the bats’ behaviour in the serial reversal task</w:t>
      </w:r>
      <w:r w:rsidR="00523838">
        <w:rPr>
          <w:lang w:val="en-GB"/>
        </w:rPr>
        <w:t xml:space="preserve">, but we believe that the simple reinforcement learning model outlined above explains the observed data adequately. </w:t>
      </w:r>
    </w:p>
    <w:p w14:paraId="32283342" w14:textId="3045BDD7" w:rsidR="00500460" w:rsidRPr="0017467E" w:rsidRDefault="00500460">
      <w:pPr>
        <w:pStyle w:val="StandardWeb"/>
        <w:spacing w:before="0" w:beforeAutospacing="0"/>
        <w:pPrChange w:id="754" w:author="yw" w:date="2022-03-29T10:55:00Z">
          <w:pPr>
            <w:pStyle w:val="StandardWeb"/>
            <w:spacing w:line="360" w:lineRule="auto"/>
          </w:pPr>
        </w:pPrChange>
      </w:pPr>
      <w:r w:rsidRPr="0017467E">
        <w:rPr>
          <w:rFonts w:asciiTheme="minorHAnsi" w:hAnsiTheme="minorHAnsi"/>
          <w:lang w:val="en-GB"/>
        </w:rPr>
        <w:t>What performance on the serial reversal task says about the</w:t>
      </w:r>
      <w:r w:rsidR="00AC3BCD" w:rsidRPr="0017467E">
        <w:rPr>
          <w:rFonts w:asciiTheme="minorHAnsi" w:hAnsiTheme="minorHAnsi"/>
          <w:lang w:val="en-GB"/>
        </w:rPr>
        <w:t xml:space="preserve"> </w:t>
      </w:r>
      <w:r w:rsidRPr="0017467E">
        <w:rPr>
          <w:rFonts w:asciiTheme="minorHAnsi" w:hAnsiTheme="minorHAnsi"/>
          <w:lang w:val="en-GB"/>
        </w:rPr>
        <w:t xml:space="preserve">cognitive mechanisms at work </w:t>
      </w:r>
      <w:r w:rsidR="00AC3BCD" w:rsidRPr="0017467E">
        <w:rPr>
          <w:rFonts w:asciiTheme="minorHAnsi" w:hAnsiTheme="minorHAnsi"/>
          <w:lang w:val="en-GB"/>
        </w:rPr>
        <w:t xml:space="preserve">is </w:t>
      </w:r>
      <w:r w:rsidR="00D51C7D">
        <w:rPr>
          <w:rFonts w:asciiTheme="minorHAnsi" w:hAnsiTheme="minorHAnsi"/>
          <w:lang w:val="en-GB"/>
        </w:rPr>
        <w:t>not completely settled</w:t>
      </w:r>
      <w:r w:rsidRPr="0017467E">
        <w:rPr>
          <w:rFonts w:asciiTheme="minorHAnsi" w:hAnsiTheme="minorHAnsi"/>
          <w:lang w:val="en-GB"/>
        </w:rPr>
        <w:t xml:space="preserve">. </w:t>
      </w:r>
      <w:r w:rsidR="00EF58AF" w:rsidRPr="0017467E">
        <w:rPr>
          <w:rFonts w:asciiTheme="minorHAnsi" w:hAnsiTheme="minorHAnsi"/>
        </w:rPr>
        <w:t>Cognitive flexibility describes the processes in the brain that underlie adaptive change in behaviour in response to changes in the internal or external environment</w:t>
      </w:r>
      <w:r w:rsidR="00495F03">
        <w:rPr>
          <w:rFonts w:asciiTheme="minorHAnsi" w:hAnsiTheme="minorHAnsi"/>
        </w:rPr>
        <w:t>, whereas behavioural flexibility is the modifiability of learned behaviour</w:t>
      </w:r>
      <w:r w:rsidR="00EF58AF" w:rsidRPr="0017467E">
        <w:rPr>
          <w:rFonts w:asciiTheme="minorHAnsi" w:hAnsiTheme="minorHAnsi"/>
        </w:rPr>
        <w:t xml:space="preserve"> (Dhawan et al. 2019). </w:t>
      </w:r>
      <w:r w:rsidRPr="0017467E">
        <w:rPr>
          <w:rFonts w:asciiTheme="minorHAnsi" w:hAnsiTheme="minorHAnsi"/>
          <w:lang w:val="en-GB"/>
        </w:rPr>
        <w:t xml:space="preserve">Cognitive flexibility cannot be directly observed; it is inferred </w:t>
      </w:r>
      <w:r w:rsidR="00EF58AF" w:rsidRPr="0017467E">
        <w:rPr>
          <w:rFonts w:asciiTheme="minorHAnsi" w:hAnsiTheme="minorHAnsi"/>
          <w:lang w:val="en-GB"/>
        </w:rPr>
        <w:t>to have occurred through</w:t>
      </w:r>
      <w:r w:rsidRPr="0017467E">
        <w:rPr>
          <w:rFonts w:asciiTheme="minorHAnsi" w:hAnsiTheme="minorHAnsi"/>
          <w:lang w:val="en-GB"/>
        </w:rPr>
        <w:t xml:space="preserve"> behavioural flexibility (Tait et al. 2018)</w:t>
      </w:r>
      <w:r w:rsidR="000A122E">
        <w:rPr>
          <w:rFonts w:asciiTheme="minorHAnsi" w:hAnsiTheme="minorHAnsi"/>
          <w:lang w:val="en-GB"/>
        </w:rPr>
        <w:t xml:space="preserve">, and the reversal learning task is a test of behavioural flexibility, </w:t>
      </w:r>
      <w:r w:rsidR="00D52DE5">
        <w:rPr>
          <w:rFonts w:asciiTheme="minorHAnsi" w:hAnsiTheme="minorHAnsi"/>
          <w:lang w:val="en-GB"/>
        </w:rPr>
        <w:t xml:space="preserve">not </w:t>
      </w:r>
      <w:r w:rsidR="000A122E">
        <w:rPr>
          <w:rFonts w:asciiTheme="minorHAnsi" w:hAnsiTheme="minorHAnsi"/>
          <w:lang w:val="en-GB"/>
        </w:rPr>
        <w:t>cognitive flexibility (Dhawan et al., 2019)</w:t>
      </w:r>
      <w:r w:rsidRPr="0017467E">
        <w:rPr>
          <w:rFonts w:asciiTheme="minorHAnsi" w:hAnsiTheme="minorHAnsi"/>
          <w:lang w:val="en-GB"/>
        </w:rPr>
        <w:t xml:space="preserve">. </w:t>
      </w:r>
      <w:r w:rsidR="00EF58AF">
        <w:rPr>
          <w:rFonts w:asciiTheme="minorHAnsi" w:hAnsiTheme="minorHAnsi"/>
          <w:lang w:val="en-GB"/>
        </w:rPr>
        <w:t xml:space="preserve">Our study with nectar-feeding bats </w:t>
      </w:r>
      <w:r w:rsidR="000B4855">
        <w:rPr>
          <w:rFonts w:asciiTheme="minorHAnsi" w:hAnsiTheme="minorHAnsi"/>
          <w:lang w:val="en-GB"/>
        </w:rPr>
        <w:t>revealed a high capacity for behavioural flexibility and a limited but intriguing amount of rule-learning</w:t>
      </w:r>
      <w:r w:rsidR="00704A2F">
        <w:rPr>
          <w:rFonts w:asciiTheme="minorHAnsi" w:hAnsiTheme="minorHAnsi"/>
          <w:lang w:val="en-GB"/>
        </w:rPr>
        <w:t>, abilities that have evolved</w:t>
      </w:r>
      <w:r w:rsidR="000B4855">
        <w:rPr>
          <w:rFonts w:asciiTheme="minorHAnsi" w:hAnsiTheme="minorHAnsi"/>
          <w:lang w:val="en-GB"/>
        </w:rPr>
        <w:t xml:space="preserve"> </w:t>
      </w:r>
      <w:r w:rsidR="00D52DE5">
        <w:rPr>
          <w:rFonts w:asciiTheme="minorHAnsi" w:hAnsiTheme="minorHAnsi"/>
          <w:lang w:val="en-GB"/>
        </w:rPr>
        <w:t xml:space="preserve">in the bats </w:t>
      </w:r>
      <w:r w:rsidR="00704A2F">
        <w:rPr>
          <w:rFonts w:asciiTheme="minorHAnsi" w:hAnsiTheme="minorHAnsi"/>
          <w:lang w:val="en-GB"/>
        </w:rPr>
        <w:t xml:space="preserve">through a foraging ecology dominated by the search for nectar-rich flowers. </w:t>
      </w:r>
    </w:p>
    <w:p w14:paraId="46CF3361" w14:textId="0C164BC4" w:rsidR="00CF7A1F" w:rsidRPr="0017467E" w:rsidRDefault="00CF7A1F">
      <w:pPr>
        <w:pStyle w:val="Textkrper"/>
        <w:spacing w:before="0" w:after="100" w:afterAutospacing="1"/>
        <w:rPr>
          <w:b/>
          <w:bCs/>
          <w:lang w:val="en-GB"/>
        </w:rPr>
        <w:pPrChange w:id="755" w:author="yw" w:date="2022-03-29T10:55:00Z">
          <w:pPr>
            <w:pStyle w:val="Textkrper"/>
            <w:spacing w:line="360" w:lineRule="auto"/>
          </w:pPr>
        </w:pPrChange>
      </w:pPr>
      <w:r w:rsidRPr="0017467E">
        <w:rPr>
          <w:b/>
          <w:bCs/>
          <w:lang w:val="en-GB"/>
        </w:rPr>
        <w:lastRenderedPageBreak/>
        <w:t>The following concluding paragraph is sort of a place-holder, but it’s there for now. It can be rewritten after a bit more discussion</w:t>
      </w:r>
    </w:p>
    <w:p w14:paraId="18A75215" w14:textId="7E90AEA7" w:rsidR="00BD159D" w:rsidRPr="0017467E" w:rsidRDefault="00F15174">
      <w:pPr>
        <w:pStyle w:val="Textkrper"/>
        <w:spacing w:before="0" w:after="100" w:afterAutospacing="1"/>
        <w:rPr>
          <w:lang w:val="en-GB"/>
        </w:rPr>
        <w:pPrChange w:id="756" w:author="yw" w:date="2022-03-29T10:55:00Z">
          <w:pPr>
            <w:pStyle w:val="Textkrper"/>
            <w:spacing w:line="360" w:lineRule="auto"/>
          </w:pPr>
        </w:pPrChange>
      </w:pPr>
      <w:r w:rsidRPr="0017467E">
        <w:rPr>
          <w:lang w:val="en-GB"/>
        </w:rPr>
        <w:t xml:space="preserve">Our study of </w:t>
      </w:r>
      <w:r w:rsidR="00954585" w:rsidRPr="0017467E">
        <w:rPr>
          <w:lang w:val="en-GB"/>
        </w:rPr>
        <w:t xml:space="preserve">serial reversal learning in nectar-feeding bats showed that </w:t>
      </w:r>
      <w:r w:rsidR="002368A1" w:rsidRPr="0017467E">
        <w:rPr>
          <w:lang w:val="en-GB"/>
        </w:rPr>
        <w:t>the animals</w:t>
      </w:r>
      <w:r w:rsidR="00954585" w:rsidRPr="0017467E">
        <w:rPr>
          <w:lang w:val="en-GB"/>
        </w:rPr>
        <w:t xml:space="preserve"> </w:t>
      </w:r>
      <w:r w:rsidR="00480088" w:rsidRPr="0017467E">
        <w:rPr>
          <w:lang w:val="en-GB"/>
        </w:rPr>
        <w:t xml:space="preserve">chose the rewarding option in the majority of trials, but these choices decreased in response to repeated experiences of the reversal, indicating that learning was occurring both in response to reinforcement and </w:t>
      </w:r>
      <w:r w:rsidR="00CE6F72">
        <w:rPr>
          <w:lang w:val="en-GB"/>
        </w:rPr>
        <w:t>t</w:t>
      </w:r>
      <w:r w:rsidR="006A2908">
        <w:rPr>
          <w:lang w:val="en-GB"/>
        </w:rPr>
        <w:t>o non-reinforcement</w:t>
      </w:r>
      <w:commentRangeStart w:id="757"/>
      <w:commentRangeStart w:id="758"/>
      <w:r w:rsidR="00480088" w:rsidRPr="0017467E">
        <w:rPr>
          <w:lang w:val="en-GB"/>
        </w:rPr>
        <w:t>.</w:t>
      </w:r>
      <w:commentRangeEnd w:id="757"/>
      <w:r w:rsidR="00CE6F72">
        <w:rPr>
          <w:rStyle w:val="Kommentarzeichen"/>
        </w:rPr>
        <w:commentReference w:id="757"/>
      </w:r>
      <w:commentRangeEnd w:id="758"/>
      <w:r w:rsidR="006A2908">
        <w:rPr>
          <w:rStyle w:val="Kommentarzeichen"/>
        </w:rPr>
        <w:commentReference w:id="758"/>
      </w:r>
      <w:r w:rsidR="00480088" w:rsidRPr="0017467E">
        <w:rPr>
          <w:lang w:val="en-GB"/>
        </w:rPr>
        <w:t xml:space="preserve"> Though the bats never reached the optimal behaviour of one error per reversal, the number of perseverative visits did decrease, </w:t>
      </w:r>
      <w:r w:rsidR="00F13D89">
        <w:rPr>
          <w:lang w:val="en-GB"/>
        </w:rPr>
        <w:t xml:space="preserve">indicating a limited amount of rule-learning. </w:t>
      </w:r>
      <w:r w:rsidR="00480088" w:rsidRPr="0017467E">
        <w:rPr>
          <w:lang w:val="en-GB"/>
        </w:rPr>
        <w:t xml:space="preserve"> </w:t>
      </w:r>
    </w:p>
    <w:p w14:paraId="76CFC8B6" w14:textId="77777777" w:rsidR="00C17A43" w:rsidRDefault="00795B13">
      <w:pPr>
        <w:pStyle w:val="berschrift2"/>
        <w:spacing w:before="0" w:after="100" w:afterAutospacing="1"/>
        <w:rPr>
          <w:lang w:val="en-GB"/>
        </w:rPr>
        <w:pPrChange w:id="759" w:author="yw" w:date="2022-03-29T10:55:00Z">
          <w:pPr>
            <w:pStyle w:val="berschrift2"/>
            <w:spacing w:line="360" w:lineRule="auto"/>
          </w:pPr>
        </w:pPrChange>
      </w:pPr>
      <w:bookmarkStart w:id="760" w:name="acknowledgements"/>
      <w:bookmarkStart w:id="761" w:name="X6c8c933c927c30d46f35b4cf89774167cb773c5"/>
      <w:r>
        <w:rPr>
          <w:lang w:val="en-GB"/>
        </w:rPr>
        <w:t>Acknowledgements</w:t>
      </w:r>
    </w:p>
    <w:p w14:paraId="1C53D5F9" w14:textId="77777777" w:rsidR="00C17A43" w:rsidRDefault="00795B13">
      <w:pPr>
        <w:pStyle w:val="FirstParagraph"/>
        <w:spacing w:before="0" w:after="100" w:afterAutospacing="1"/>
        <w:rPr>
          <w:lang w:val="en-GB"/>
        </w:rPr>
        <w:pPrChange w:id="762" w:author="yw" w:date="2022-03-29T10:55:00Z">
          <w:pPr>
            <w:pStyle w:val="FirstParagraph"/>
            <w:spacing w:line="360" w:lineRule="auto"/>
          </w:pPr>
        </w:pPrChange>
      </w:pPr>
      <w:r>
        <w:rPr>
          <w:lang w:val="en-GB"/>
        </w:rPr>
        <w:t xml:space="preserve">We thank Alexej Schatz for the programming of the </w:t>
      </w:r>
      <w:proofErr w:type="spellStart"/>
      <w:r>
        <w:rPr>
          <w:lang w:val="en-GB"/>
        </w:rPr>
        <w:t>PhenoSoft</w:t>
      </w:r>
      <w:proofErr w:type="spellEnd"/>
      <w:r>
        <w:rPr>
          <w:lang w:val="en-GB"/>
        </w:rPr>
        <w:t xml:space="preserve"> Control software. We thank the members of the Winter lab, ___, __ and ___ for many useful discussions and our colleagues at La </w:t>
      </w:r>
      <w:proofErr w:type="spellStart"/>
      <w:r>
        <w:rPr>
          <w:lang w:val="en-GB"/>
        </w:rPr>
        <w:t>Selva</w:t>
      </w:r>
      <w:proofErr w:type="spellEnd"/>
      <w:r>
        <w:rPr>
          <w:lang w:val="en-GB"/>
        </w:rPr>
        <w:t xml:space="preserve"> Biological Field Station for all their support. We also thank ___ for their comments and suggestions for the improvement of the manuscript.</w:t>
      </w:r>
    </w:p>
    <w:p w14:paraId="57446708" w14:textId="77777777" w:rsidR="00C17A43" w:rsidRDefault="00795B13">
      <w:pPr>
        <w:pStyle w:val="berschrift2"/>
        <w:spacing w:before="0" w:after="100" w:afterAutospacing="1"/>
        <w:rPr>
          <w:lang w:val="en-GB"/>
        </w:rPr>
        <w:pPrChange w:id="763" w:author="yw" w:date="2022-03-29T10:55:00Z">
          <w:pPr>
            <w:pStyle w:val="berschrift2"/>
            <w:spacing w:line="360" w:lineRule="auto"/>
          </w:pPr>
        </w:pPrChange>
      </w:pPr>
      <w:bookmarkStart w:id="764" w:name="author-contributions"/>
      <w:bookmarkEnd w:id="760"/>
      <w:r>
        <w:rPr>
          <w:lang w:val="en-GB"/>
        </w:rPr>
        <w:t>Author Contributions</w:t>
      </w:r>
    </w:p>
    <w:p w14:paraId="763172DF" w14:textId="2928D339" w:rsidR="00C17A43" w:rsidRDefault="00795B13">
      <w:pPr>
        <w:pStyle w:val="FirstParagraph"/>
        <w:spacing w:before="0" w:after="100" w:afterAutospacing="1"/>
        <w:rPr>
          <w:lang w:val="en-GB"/>
        </w:rPr>
        <w:pPrChange w:id="765" w:author="yw" w:date="2022-03-29T10:55:00Z">
          <w:pPr>
            <w:pStyle w:val="FirstParagraph"/>
          </w:pPr>
        </w:pPrChange>
      </w:pPr>
      <w:r>
        <w:rPr>
          <w:b/>
          <w:bCs/>
          <w:lang w:val="en-GB"/>
        </w:rPr>
        <w:t>SC</w:t>
      </w:r>
      <w:r>
        <w:rPr>
          <w:lang w:val="en-GB"/>
        </w:rPr>
        <w:t xml:space="preserve">: data collection, formal analysis, data curation, writing </w:t>
      </w:r>
      <w:r w:rsidR="00485456">
        <w:rPr>
          <w:lang w:val="en-GB"/>
        </w:rPr>
        <w:t>–</w:t>
      </w:r>
      <w:r>
        <w:rPr>
          <w:lang w:val="en-GB"/>
        </w:rPr>
        <w:t xml:space="preserve"> original draft, writing </w:t>
      </w:r>
      <w:r w:rsidR="00485456">
        <w:rPr>
          <w:lang w:val="en-GB"/>
        </w:rPr>
        <w:t>–</w:t>
      </w:r>
      <w:r>
        <w:rPr>
          <w:lang w:val="en-GB"/>
        </w:rPr>
        <w:t xml:space="preserve"> review and editing. </w:t>
      </w:r>
      <w:r>
        <w:rPr>
          <w:b/>
          <w:bCs/>
          <w:lang w:val="en-GB"/>
        </w:rPr>
        <w:t>SW</w:t>
      </w:r>
      <w:r>
        <w:rPr>
          <w:lang w:val="en-GB"/>
        </w:rPr>
        <w:t xml:space="preserve">: conceptualization, experimental methodology, data collection. </w:t>
      </w:r>
      <w:r>
        <w:rPr>
          <w:b/>
          <w:bCs/>
          <w:lang w:val="en-GB"/>
        </w:rPr>
        <w:t>AK</w:t>
      </w:r>
      <w:r>
        <w:rPr>
          <w:lang w:val="en-GB"/>
        </w:rPr>
        <w:t xml:space="preserve">: formal analysis, writing </w:t>
      </w:r>
      <w:r w:rsidR="00485456">
        <w:rPr>
          <w:lang w:val="en-GB"/>
        </w:rPr>
        <w:t>–</w:t>
      </w:r>
      <w:r>
        <w:rPr>
          <w:lang w:val="en-GB"/>
        </w:rPr>
        <w:t xml:space="preserve"> review and editing, supervision. </w:t>
      </w:r>
      <w:r>
        <w:rPr>
          <w:b/>
          <w:bCs/>
          <w:lang w:val="en-GB"/>
        </w:rPr>
        <w:t>YW</w:t>
      </w:r>
      <w:r>
        <w:rPr>
          <w:lang w:val="en-GB"/>
        </w:rPr>
        <w:t xml:space="preserve">: conceptualization, experimental methodology, resources, formal analysis, writing </w:t>
      </w:r>
      <w:r w:rsidR="00485456">
        <w:rPr>
          <w:lang w:val="en-GB"/>
        </w:rPr>
        <w:t>–</w:t>
      </w:r>
      <w:r>
        <w:rPr>
          <w:lang w:val="en-GB"/>
        </w:rPr>
        <w:t xml:space="preserve"> review and editing, supervision. </w:t>
      </w:r>
      <w:r>
        <w:rPr>
          <w:b/>
          <w:bCs/>
          <w:lang w:val="en-GB"/>
        </w:rPr>
        <w:t>VN</w:t>
      </w:r>
      <w:r>
        <w:rPr>
          <w:lang w:val="en-GB"/>
        </w:rPr>
        <w:t xml:space="preserve">: formal analysis, data curation, writing </w:t>
      </w:r>
      <w:r w:rsidR="00485456">
        <w:rPr>
          <w:lang w:val="en-GB"/>
        </w:rPr>
        <w:t>–</w:t>
      </w:r>
      <w:r>
        <w:rPr>
          <w:lang w:val="en-GB"/>
        </w:rPr>
        <w:t xml:space="preserve"> review and editing, supervision.</w:t>
      </w:r>
    </w:p>
    <w:p w14:paraId="6210D477" w14:textId="77777777" w:rsidR="00C17A43" w:rsidRDefault="00795B13">
      <w:pPr>
        <w:pStyle w:val="berschrift2"/>
        <w:spacing w:before="0" w:after="100" w:afterAutospacing="1"/>
        <w:rPr>
          <w:lang w:val="en-GB"/>
        </w:rPr>
        <w:pPrChange w:id="766" w:author="yw" w:date="2022-03-29T10:55:00Z">
          <w:pPr>
            <w:pStyle w:val="berschrift2"/>
          </w:pPr>
        </w:pPrChange>
      </w:pPr>
      <w:bookmarkStart w:id="767" w:name="funding"/>
      <w:bookmarkEnd w:id="764"/>
      <w:r>
        <w:rPr>
          <w:lang w:val="en-GB"/>
        </w:rPr>
        <w:t>Funding</w:t>
      </w:r>
    </w:p>
    <w:p w14:paraId="3AB3B205" w14:textId="77777777" w:rsidR="00C17A43" w:rsidRDefault="00795B13">
      <w:pPr>
        <w:pStyle w:val="FirstParagraph"/>
        <w:spacing w:before="0" w:after="100" w:afterAutospacing="1"/>
        <w:rPr>
          <w:lang w:val="en-GB"/>
        </w:rPr>
        <w:pPrChange w:id="768" w:author="yw" w:date="2022-03-29T10:55:00Z">
          <w:pPr>
            <w:pStyle w:val="FirstParagraph"/>
          </w:pPr>
        </w:pPrChange>
      </w:pPr>
      <w:r>
        <w:rPr>
          <w:lang w:val="en-GB"/>
        </w:rPr>
        <w:t>Open Access funding enabled by …</w:t>
      </w:r>
    </w:p>
    <w:p w14:paraId="1AC14D06" w14:textId="77777777" w:rsidR="00C17A43" w:rsidRDefault="00795B13">
      <w:pPr>
        <w:pStyle w:val="berschrift2"/>
        <w:spacing w:before="0" w:after="100" w:afterAutospacing="1"/>
        <w:rPr>
          <w:lang w:val="en-GB"/>
        </w:rPr>
        <w:pPrChange w:id="769" w:author="yw" w:date="2022-03-29T10:55:00Z">
          <w:pPr>
            <w:pStyle w:val="berschrift2"/>
          </w:pPr>
        </w:pPrChange>
      </w:pPr>
      <w:bookmarkStart w:id="770" w:name="availability-of-data-and-code"/>
      <w:bookmarkEnd w:id="767"/>
      <w:r>
        <w:rPr>
          <w:lang w:val="en-GB"/>
        </w:rPr>
        <w:t>Availability of data and code</w:t>
      </w:r>
    </w:p>
    <w:p w14:paraId="04B4A58B" w14:textId="77777777" w:rsidR="00C17A43" w:rsidRDefault="00795B13">
      <w:pPr>
        <w:pStyle w:val="FirstParagraph"/>
        <w:spacing w:before="0" w:after="100" w:afterAutospacing="1"/>
        <w:rPr>
          <w:lang w:val="en-GB"/>
        </w:rPr>
        <w:pPrChange w:id="771" w:author="yw" w:date="2022-03-29T10:55:00Z">
          <w:pPr>
            <w:pStyle w:val="FirstParagraph"/>
          </w:pPr>
        </w:pPrChange>
      </w:pPr>
      <w:r>
        <w:rPr>
          <w:lang w:val="en-GB"/>
        </w:rPr>
        <w:t xml:space="preserve">All data and code are available in the </w:t>
      </w:r>
      <w:proofErr w:type="spellStart"/>
      <w:r>
        <w:rPr>
          <w:lang w:val="en-GB"/>
        </w:rPr>
        <w:t>Zenodo</w:t>
      </w:r>
      <w:proofErr w:type="spellEnd"/>
      <w:r>
        <w:rPr>
          <w:lang w:val="en-GB"/>
        </w:rPr>
        <w:t xml:space="preserve"> repository …</w:t>
      </w:r>
    </w:p>
    <w:p w14:paraId="213F681D" w14:textId="77777777" w:rsidR="00C17A43" w:rsidRDefault="00795B13">
      <w:pPr>
        <w:pStyle w:val="berschrift1"/>
        <w:spacing w:before="0" w:after="100" w:afterAutospacing="1"/>
        <w:rPr>
          <w:lang w:val="en-GB"/>
        </w:rPr>
        <w:pPrChange w:id="772" w:author="yw" w:date="2022-03-29T10:55:00Z">
          <w:pPr>
            <w:pStyle w:val="berschrift1"/>
          </w:pPr>
        </w:pPrChange>
      </w:pPr>
      <w:bookmarkStart w:id="773" w:name="declarations"/>
      <w:bookmarkEnd w:id="770"/>
      <w:r>
        <w:rPr>
          <w:lang w:val="en-GB"/>
        </w:rPr>
        <w:t>Declarations</w:t>
      </w:r>
    </w:p>
    <w:p w14:paraId="1889F73B" w14:textId="77777777" w:rsidR="00C17A43" w:rsidRDefault="00795B13">
      <w:pPr>
        <w:pStyle w:val="berschrift2"/>
        <w:spacing w:before="0" w:after="100" w:afterAutospacing="1"/>
        <w:rPr>
          <w:lang w:val="en-GB"/>
        </w:rPr>
        <w:pPrChange w:id="774" w:author="yw" w:date="2022-03-29T10:55:00Z">
          <w:pPr>
            <w:pStyle w:val="berschrift2"/>
          </w:pPr>
        </w:pPrChange>
      </w:pPr>
      <w:bookmarkStart w:id="775" w:name="funding-1"/>
      <w:r>
        <w:rPr>
          <w:lang w:val="en-GB"/>
        </w:rPr>
        <w:t>Funding</w:t>
      </w:r>
    </w:p>
    <w:p w14:paraId="7FDE4BFA" w14:textId="77777777" w:rsidR="00C17A43" w:rsidRDefault="00795B13">
      <w:pPr>
        <w:pStyle w:val="FirstParagraph"/>
        <w:spacing w:before="0" w:after="100" w:afterAutospacing="1"/>
        <w:rPr>
          <w:lang w:val="en-GB"/>
        </w:rPr>
        <w:pPrChange w:id="776" w:author="yw" w:date="2022-03-29T10:55:00Z">
          <w:pPr>
            <w:pStyle w:val="FirstParagraph"/>
          </w:pPr>
        </w:pPrChange>
      </w:pPr>
      <w:r>
        <w:rPr>
          <w:lang w:val="en-GB"/>
        </w:rPr>
        <w:t xml:space="preserve">This work was funded partly by a scholarship from the </w:t>
      </w:r>
      <w:proofErr w:type="spellStart"/>
      <w:r>
        <w:rPr>
          <w:lang w:val="en-GB"/>
        </w:rPr>
        <w:t>Deutscher</w:t>
      </w:r>
      <w:proofErr w:type="spellEnd"/>
      <w:r>
        <w:rPr>
          <w:lang w:val="en-GB"/>
        </w:rPr>
        <w:t xml:space="preserve"> </w:t>
      </w:r>
      <w:proofErr w:type="spellStart"/>
      <w:r>
        <w:rPr>
          <w:lang w:val="en-GB"/>
        </w:rPr>
        <w:t>Akademischer</w:t>
      </w:r>
      <w:proofErr w:type="spellEnd"/>
      <w:r>
        <w:rPr>
          <w:lang w:val="en-GB"/>
        </w:rPr>
        <w:t xml:space="preserve"> </w:t>
      </w:r>
      <w:proofErr w:type="spellStart"/>
      <w:r>
        <w:rPr>
          <w:lang w:val="en-GB"/>
        </w:rPr>
        <w:t>Austauschdienst</w:t>
      </w:r>
      <w:proofErr w:type="spellEnd"/>
      <w:r>
        <w:rPr>
          <w:lang w:val="en-GB"/>
        </w:rPr>
        <w:t xml:space="preserve"> (DAAD) to SC.  Support was provided by EXC ….. and EXC ….. [need to look up the two project numbers]</w:t>
      </w:r>
    </w:p>
    <w:p w14:paraId="0E15A2D8" w14:textId="77777777" w:rsidR="00C17A43" w:rsidRDefault="00795B13">
      <w:pPr>
        <w:pStyle w:val="berschrift2"/>
        <w:spacing w:before="0" w:after="100" w:afterAutospacing="1"/>
        <w:rPr>
          <w:lang w:val="en-GB"/>
        </w:rPr>
        <w:pPrChange w:id="777" w:author="yw" w:date="2022-03-29T10:55:00Z">
          <w:pPr>
            <w:pStyle w:val="berschrift2"/>
          </w:pPr>
        </w:pPrChange>
      </w:pPr>
      <w:bookmarkStart w:id="778" w:name="conflict-of-interest"/>
      <w:bookmarkEnd w:id="775"/>
      <w:r>
        <w:rPr>
          <w:lang w:val="en-GB"/>
        </w:rPr>
        <w:t>Conflict of interest</w:t>
      </w:r>
    </w:p>
    <w:p w14:paraId="6F14F708" w14:textId="77777777" w:rsidR="00C17A43" w:rsidRDefault="00795B13">
      <w:pPr>
        <w:pStyle w:val="FirstParagraph"/>
        <w:spacing w:before="0" w:after="100" w:afterAutospacing="1"/>
        <w:rPr>
          <w:lang w:val="en-GB"/>
        </w:rPr>
        <w:pPrChange w:id="779" w:author="yw" w:date="2022-03-29T10:55:00Z">
          <w:pPr>
            <w:pStyle w:val="FirstParagraph"/>
          </w:pPr>
        </w:pPrChange>
      </w:pPr>
      <w:r>
        <w:rPr>
          <w:lang w:val="en-GB"/>
        </w:rPr>
        <w:t>YW owns PhenoSys equity</w:t>
      </w:r>
    </w:p>
    <w:p w14:paraId="1255E173" w14:textId="77777777" w:rsidR="00C17A43" w:rsidRDefault="00795B13">
      <w:pPr>
        <w:pStyle w:val="berschrift2"/>
        <w:spacing w:before="0" w:after="100" w:afterAutospacing="1"/>
        <w:rPr>
          <w:lang w:val="en-GB"/>
        </w:rPr>
        <w:pPrChange w:id="780" w:author="yw" w:date="2022-03-29T10:55:00Z">
          <w:pPr>
            <w:pStyle w:val="berschrift2"/>
          </w:pPr>
        </w:pPrChange>
      </w:pPr>
      <w:bookmarkStart w:id="781" w:name="code-availability"/>
      <w:bookmarkEnd w:id="778"/>
      <w:r>
        <w:rPr>
          <w:lang w:val="en-GB"/>
        </w:rPr>
        <w:lastRenderedPageBreak/>
        <w:t>Code availability</w:t>
      </w:r>
    </w:p>
    <w:p w14:paraId="03B6AFDB" w14:textId="77777777" w:rsidR="00C17A43" w:rsidRDefault="00795B13">
      <w:pPr>
        <w:pStyle w:val="FirstParagraph"/>
        <w:spacing w:before="0" w:after="100" w:afterAutospacing="1"/>
        <w:rPr>
          <w:lang w:val="en-GB"/>
        </w:rPr>
        <w:pPrChange w:id="782" w:author="yw" w:date="2022-03-29T10:55:00Z">
          <w:pPr>
            <w:pStyle w:val="FirstParagraph"/>
          </w:pPr>
        </w:pPrChange>
      </w:pPr>
      <w:r>
        <w:rPr>
          <w:lang w:val="en-GB"/>
        </w:rPr>
        <w:t xml:space="preserve">All data and code are available in the </w:t>
      </w:r>
      <w:proofErr w:type="spellStart"/>
      <w:r>
        <w:rPr>
          <w:lang w:val="en-GB"/>
        </w:rPr>
        <w:t>Zenodo</w:t>
      </w:r>
      <w:proofErr w:type="spellEnd"/>
      <w:r>
        <w:rPr>
          <w:lang w:val="en-GB"/>
        </w:rPr>
        <w:t xml:space="preserve"> repository …</w:t>
      </w:r>
    </w:p>
    <w:p w14:paraId="12850515" w14:textId="77777777" w:rsidR="00C17A43" w:rsidRDefault="00795B13">
      <w:pPr>
        <w:pStyle w:val="berschrift2"/>
        <w:spacing w:before="0" w:after="100" w:afterAutospacing="1"/>
        <w:rPr>
          <w:lang w:val="en-GB"/>
        </w:rPr>
        <w:pPrChange w:id="783" w:author="yw" w:date="2022-03-29T10:55:00Z">
          <w:pPr>
            <w:pStyle w:val="berschrift2"/>
          </w:pPr>
        </w:pPrChange>
      </w:pPr>
      <w:bookmarkStart w:id="784" w:name="open-access"/>
      <w:bookmarkEnd w:id="781"/>
      <w:r>
        <w:rPr>
          <w:lang w:val="en-GB"/>
        </w:rPr>
        <w:t>Open Access</w:t>
      </w:r>
    </w:p>
    <w:p w14:paraId="6E00A284" w14:textId="7E3826B0" w:rsidR="00C41A0B" w:rsidRDefault="00795B13">
      <w:pPr>
        <w:pStyle w:val="berschrift2"/>
        <w:spacing w:before="0" w:after="100" w:afterAutospacing="1"/>
        <w:rPr>
          <w:rFonts w:asciiTheme="minorHAnsi" w:eastAsiaTheme="minorHAnsi" w:hAnsiTheme="minorHAnsi" w:cstheme="minorBidi"/>
          <w:b w:val="0"/>
          <w:bCs w:val="0"/>
          <w:color w:val="auto"/>
          <w:sz w:val="24"/>
          <w:szCs w:val="24"/>
          <w:lang w:val="en-GB"/>
        </w:rPr>
        <w:pPrChange w:id="785" w:author="yw" w:date="2022-03-29T10:55:00Z">
          <w:pPr>
            <w:pStyle w:val="berschrift2"/>
          </w:pPr>
        </w:pPrChange>
      </w:pPr>
      <w:r>
        <w:rPr>
          <w:lang w:val="en-GB"/>
        </w:rPr>
        <w:t>Licens</w:t>
      </w:r>
      <w:r w:rsidR="003546CE">
        <w:rPr>
          <w:lang w:val="en-GB"/>
        </w:rPr>
        <w:t>es</w:t>
      </w:r>
    </w:p>
    <w:p w14:paraId="4F9FBA16" w14:textId="08E88736" w:rsidR="00C41A0B" w:rsidRDefault="00C41A0B">
      <w:pPr>
        <w:pStyle w:val="Textkrper"/>
        <w:spacing w:before="0" w:after="100" w:afterAutospacing="1"/>
        <w:rPr>
          <w:lang w:val="en-GB"/>
        </w:rPr>
        <w:pPrChange w:id="786" w:author="yw" w:date="2022-03-29T10:55:00Z">
          <w:pPr>
            <w:pStyle w:val="Textkrper"/>
          </w:pPr>
        </w:pPrChange>
      </w:pPr>
    </w:p>
    <w:p w14:paraId="5B97DC89" w14:textId="77777777" w:rsidR="00C41A0B" w:rsidRPr="00C41A0B" w:rsidRDefault="00C41A0B">
      <w:pPr>
        <w:pStyle w:val="Textkrper"/>
        <w:spacing w:before="0" w:after="100" w:afterAutospacing="1"/>
        <w:rPr>
          <w:lang w:val="en-GB"/>
        </w:rPr>
        <w:pPrChange w:id="787" w:author="yw" w:date="2022-03-29T10:55:00Z">
          <w:pPr>
            <w:pStyle w:val="Textkrper"/>
          </w:pPr>
        </w:pPrChange>
      </w:pPr>
    </w:p>
    <w:p w14:paraId="57E21E58" w14:textId="51B04553" w:rsidR="003546CE" w:rsidRDefault="003546CE">
      <w:pPr>
        <w:pStyle w:val="Textkrper"/>
        <w:spacing w:before="0" w:after="100" w:afterAutospacing="1"/>
        <w:rPr>
          <w:lang w:val="en-GB"/>
        </w:rPr>
        <w:pPrChange w:id="788" w:author="yw" w:date="2022-03-29T10:55:00Z">
          <w:pPr>
            <w:pStyle w:val="Textkrper"/>
          </w:pPr>
        </w:pPrChange>
      </w:pPr>
    </w:p>
    <w:p w14:paraId="72605299" w14:textId="77777777" w:rsidR="00D51779" w:rsidRPr="003546CE" w:rsidRDefault="00D51779">
      <w:pPr>
        <w:pStyle w:val="Textkrper"/>
        <w:spacing w:before="0" w:after="100" w:afterAutospacing="1"/>
        <w:rPr>
          <w:lang w:val="en-GB"/>
        </w:rPr>
        <w:pPrChange w:id="789" w:author="yw" w:date="2022-03-29T10:55:00Z">
          <w:pPr>
            <w:pStyle w:val="Textkrper"/>
          </w:pPr>
        </w:pPrChange>
      </w:pPr>
    </w:p>
    <w:p w14:paraId="4148CA62" w14:textId="77777777" w:rsidR="00C17A43" w:rsidRPr="0017467E" w:rsidRDefault="00795B13">
      <w:pPr>
        <w:pStyle w:val="berschrift2"/>
        <w:spacing w:before="0" w:after="100" w:afterAutospacing="1"/>
        <w:rPr>
          <w:sz w:val="32"/>
          <w:szCs w:val="32"/>
          <w:lang w:val="en-GB"/>
        </w:rPr>
        <w:pPrChange w:id="790" w:author="yw" w:date="2022-03-29T10:55:00Z">
          <w:pPr>
            <w:pStyle w:val="berschrift2"/>
          </w:pPr>
        </w:pPrChange>
      </w:pPr>
      <w:bookmarkStart w:id="791" w:name="X127103336b33e1d088f6436a8705b2ec5addb7d"/>
      <w:bookmarkEnd w:id="585"/>
      <w:bookmarkEnd w:id="588"/>
      <w:bookmarkEnd w:id="761"/>
      <w:bookmarkEnd w:id="773"/>
      <w:bookmarkEnd w:id="784"/>
      <w:commentRangeStart w:id="792"/>
      <w:r w:rsidRPr="0017467E">
        <w:rPr>
          <w:sz w:val="32"/>
          <w:szCs w:val="32"/>
          <w:lang w:val="en-GB"/>
        </w:rPr>
        <w:t>Electronic Supplementary Material</w:t>
      </w:r>
      <w:commentRangeEnd w:id="792"/>
      <w:r w:rsidRPr="0017467E">
        <w:rPr>
          <w:rStyle w:val="Kommentarzeichen"/>
          <w:rFonts w:asciiTheme="minorHAnsi" w:eastAsiaTheme="minorHAnsi" w:hAnsiTheme="minorHAnsi" w:cstheme="minorBidi"/>
          <w:b w:val="0"/>
          <w:bCs w:val="0"/>
          <w:color w:val="auto"/>
          <w:sz w:val="32"/>
          <w:szCs w:val="32"/>
        </w:rPr>
        <w:commentReference w:id="792"/>
      </w:r>
    </w:p>
    <w:p w14:paraId="2088E8F8" w14:textId="77777777" w:rsidR="00C17A43" w:rsidRDefault="00795B13">
      <w:pPr>
        <w:pStyle w:val="berschrift2"/>
        <w:spacing w:before="0" w:after="100" w:afterAutospacing="1"/>
        <w:rPr>
          <w:lang w:val="en-GB"/>
        </w:rPr>
        <w:pPrChange w:id="793" w:author="yw" w:date="2022-03-29T10:55:00Z">
          <w:pPr>
            <w:pStyle w:val="berschrift2"/>
          </w:pPr>
        </w:pPrChange>
      </w:pPr>
      <w:r>
        <w:rPr>
          <w:lang w:val="en-GB"/>
        </w:rPr>
        <w:t>Visits and approaches to the unassigned flowers</w:t>
      </w:r>
    </w:p>
    <w:p w14:paraId="3F5E43FE" w14:textId="5F914460" w:rsidR="00C17A43" w:rsidRDefault="00795B13">
      <w:pPr>
        <w:pStyle w:val="FirstParagraph"/>
        <w:spacing w:before="0" w:after="100" w:afterAutospacing="1"/>
        <w:rPr>
          <w:lang w:val="en-GB"/>
        </w:rPr>
        <w:pPrChange w:id="794" w:author="yw" w:date="2022-03-29T10:55:00Z">
          <w:pPr>
            <w:pStyle w:val="FirstParagraph"/>
          </w:pPr>
        </w:pPrChange>
      </w:pPr>
      <w:r>
        <w:rPr>
          <w:lang w:val="en-GB"/>
        </w:rPr>
        <w:t>Only two out of the array of eight flowers were assigned uniquely to each bat</w:t>
      </w:r>
      <w:r w:rsidR="00D51779">
        <w:rPr>
          <w:lang w:val="en-GB"/>
        </w:rPr>
        <w:t>, and it was only these two flowers that could reward each bat.</w:t>
      </w:r>
      <w:r>
        <w:rPr>
          <w:lang w:val="en-GB"/>
        </w:rPr>
        <w:t xml:space="preserve"> </w:t>
      </w:r>
      <w:r w:rsidR="00D51779">
        <w:rPr>
          <w:lang w:val="en-GB"/>
        </w:rPr>
        <w:t>However,</w:t>
      </w:r>
      <w:r>
        <w:rPr>
          <w:lang w:val="en-GB"/>
        </w:rPr>
        <w:t xml:space="preserve"> all the flowers were accessible to all the animals. The number of approaches to and attempts to get a reward from all the flowers, both assigned and not assigned, is shown in Figure 1</w:t>
      </w:r>
      <w:r w:rsidR="003A1060">
        <w:rPr>
          <w:lang w:val="en-GB"/>
        </w:rPr>
        <w:t>2</w:t>
      </w:r>
      <w:r>
        <w:rPr>
          <w:lang w:val="en-GB"/>
        </w:rPr>
        <w:t>.</w:t>
      </w:r>
    </w:p>
    <w:p w14:paraId="1E632F35" w14:textId="77777777" w:rsidR="00C17A43" w:rsidRDefault="00795B13">
      <w:pPr>
        <w:pStyle w:val="CaptionedFigure"/>
        <w:spacing w:after="100" w:afterAutospacing="1"/>
        <w:rPr>
          <w:lang w:val="en-GB"/>
        </w:rPr>
        <w:pPrChange w:id="795" w:author="yw" w:date="2022-03-29T10:55:00Z">
          <w:pPr>
            <w:pStyle w:val="CaptionedFigure"/>
          </w:pPr>
        </w:pPrChange>
      </w:pPr>
      <w:r>
        <w:rPr>
          <w:noProof/>
        </w:rPr>
        <w:lastRenderedPageBreak/>
        <w:drawing>
          <wp:inline distT="0" distB="0" distL="0" distR="0" wp14:anchorId="52AFF1C6" wp14:editId="42DB1D09">
            <wp:extent cx="5334000" cy="3733800"/>
            <wp:effectExtent l="0" t="0" r="0" b="0"/>
            <wp:docPr id="10" name="Picture" descr="Figure 10: Visits made by the bats to all the flowers, including the ones that were not assigned to them. Yellow bars are nose-pokes at the assigned flowers, where the bats attempted to get a reward by breaking the light-barrier. Purple bars are ‘fly-by’ events near the assigned flowers where the bat flew near the flower but did not attempt to get a reward. Orange bars are nose-pokes at the non-assigned flowers and black bars are fly-bys at the non-assigned flowers."/>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unassigned-flowers-1.png"/>
                    <pic:cNvPicPr>
                      <a:picLocks noChangeAspect="1" noChangeArrowheads="1"/>
                    </pic:cNvPicPr>
                  </pic:nvPicPr>
                  <pic:blipFill>
                    <a:blip r:embed="rId24"/>
                    <a:stretch>
                      <a:fillRect/>
                    </a:stretch>
                  </pic:blipFill>
                  <pic:spPr bwMode="auto">
                    <a:xfrm>
                      <a:off x="0" y="0"/>
                      <a:ext cx="5334000" cy="3733800"/>
                    </a:xfrm>
                    <a:prstGeom prst="rect">
                      <a:avLst/>
                    </a:prstGeom>
                    <a:noFill/>
                    <a:ln w="9525">
                      <a:noFill/>
                      <a:headEnd/>
                      <a:tailEnd/>
                    </a:ln>
                  </pic:spPr>
                </pic:pic>
              </a:graphicData>
            </a:graphic>
          </wp:inline>
        </w:drawing>
      </w:r>
    </w:p>
    <w:p w14:paraId="5E16C61D" w14:textId="62F8FD26" w:rsidR="00C17A43" w:rsidRDefault="00795B13">
      <w:pPr>
        <w:pStyle w:val="ImageCaption"/>
        <w:spacing w:after="100" w:afterAutospacing="1"/>
        <w:rPr>
          <w:lang w:val="en-GB"/>
        </w:rPr>
        <w:pPrChange w:id="796" w:author="yw" w:date="2022-03-29T10:55:00Z">
          <w:pPr>
            <w:pStyle w:val="ImageCaption"/>
          </w:pPr>
        </w:pPrChange>
      </w:pPr>
      <w:r>
        <w:rPr>
          <w:lang w:val="en-GB"/>
        </w:rPr>
        <w:t>Figure 1</w:t>
      </w:r>
      <w:r w:rsidR="00417DD3">
        <w:rPr>
          <w:lang w:val="en-GB"/>
        </w:rPr>
        <w:t>2</w:t>
      </w:r>
      <w:r>
        <w:rPr>
          <w:lang w:val="en-GB"/>
        </w:rPr>
        <w:t>: Visits made by the bats to all the flowers, including the ones that were not assigned to them. Yellow bars are nose-pokes at the assigned flowers, where the bats attempted to get a reward by breaking the light-barrier. Purple bars are ‘fly-by’ events near the assigned flowers where the bat flew near the flower but did not attempt to get a reward. Orange bars are nose-pokes at the non-assigned flowers and black bars are fly-bys at the non-assigned flowers.</w:t>
      </w:r>
    </w:p>
    <w:p w14:paraId="2ABB39C7" w14:textId="051498B0" w:rsidR="00C17A43" w:rsidRDefault="00795B13">
      <w:pPr>
        <w:pStyle w:val="Textkrper"/>
        <w:spacing w:before="0" w:after="100" w:afterAutospacing="1"/>
        <w:rPr>
          <w:lang w:val="en-GB"/>
        </w:rPr>
        <w:pPrChange w:id="797" w:author="yw" w:date="2022-03-29T10:55:00Z">
          <w:pPr>
            <w:pStyle w:val="Textkrper"/>
          </w:pPr>
        </w:pPrChange>
      </w:pPr>
      <w:r>
        <w:rPr>
          <w:lang w:val="en-GB"/>
        </w:rPr>
        <w:t>The number of approaches or attempts to get a reward at the non-assigned flowers was a small proportion of the overall number of approaches and reward-attempts at the flowers, less than 10% every night on average as Figure 1</w:t>
      </w:r>
      <w:r w:rsidR="003A1060">
        <w:rPr>
          <w:lang w:val="en-GB"/>
        </w:rPr>
        <w:t>3</w:t>
      </w:r>
      <w:r>
        <w:rPr>
          <w:lang w:val="en-GB"/>
        </w:rPr>
        <w:t xml:space="preserve"> shows.</w:t>
      </w:r>
    </w:p>
    <w:p w14:paraId="6BA448B4" w14:textId="77777777" w:rsidR="00C17A43" w:rsidRDefault="00795B13">
      <w:pPr>
        <w:pStyle w:val="CaptionedFigure"/>
        <w:spacing w:after="100" w:afterAutospacing="1"/>
        <w:rPr>
          <w:lang w:val="en-GB"/>
        </w:rPr>
        <w:pPrChange w:id="798" w:author="yw" w:date="2022-03-29T10:55:00Z">
          <w:pPr>
            <w:pStyle w:val="CaptionedFigure"/>
          </w:pPr>
        </w:pPrChange>
      </w:pPr>
      <w:r>
        <w:rPr>
          <w:noProof/>
        </w:rPr>
        <w:lastRenderedPageBreak/>
        <w:drawing>
          <wp:inline distT="0" distB="0" distL="0" distR="0" wp14:anchorId="6AF5AF85" wp14:editId="6E5B6591">
            <wp:extent cx="5334000" cy="4267200"/>
            <wp:effectExtent l="0" t="0" r="0" b="0"/>
            <wp:docPr id="11" name="Picture" descr="Figure 11: Proportion of visits or approaches to the un-assigned flowers out of the total number of visits or approaches to flowers. Coloured points are data from individual bats. Black points are the mean proportion per night and the error bars are 89% CIs"/>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proportion-unassigned-1.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14:paraId="18861130" w14:textId="02325169" w:rsidR="00C17A43" w:rsidRDefault="00795B13">
      <w:pPr>
        <w:pStyle w:val="ImageCaption"/>
        <w:spacing w:after="100" w:afterAutospacing="1"/>
        <w:rPr>
          <w:lang w:val="en-GB"/>
        </w:rPr>
        <w:pPrChange w:id="799" w:author="yw" w:date="2022-03-29T10:55:00Z">
          <w:pPr>
            <w:pStyle w:val="ImageCaption"/>
          </w:pPr>
        </w:pPrChange>
      </w:pPr>
      <w:r>
        <w:rPr>
          <w:lang w:val="en-GB"/>
        </w:rPr>
        <w:t>Figure 1</w:t>
      </w:r>
      <w:r w:rsidR="00417DD3">
        <w:rPr>
          <w:lang w:val="en-GB"/>
        </w:rPr>
        <w:t>3</w:t>
      </w:r>
      <w:r>
        <w:rPr>
          <w:lang w:val="en-GB"/>
        </w:rPr>
        <w:t>: Proportion of visits or approaches to the un-assigned flowers out of the total number of visits or approaches to flowers. Coloured points are data from individual bats. Black points are the mean proportion per night and the error bars are 89% C</w:t>
      </w:r>
      <w:r w:rsidR="00485456">
        <w:rPr>
          <w:lang w:val="en-GB"/>
        </w:rPr>
        <w:t>i</w:t>
      </w:r>
      <w:r>
        <w:rPr>
          <w:lang w:val="en-GB"/>
        </w:rPr>
        <w:t>s</w:t>
      </w:r>
    </w:p>
    <w:p w14:paraId="6A4E1236" w14:textId="77777777" w:rsidR="00C17A43" w:rsidRDefault="00795B13">
      <w:pPr>
        <w:pStyle w:val="berschrift2"/>
        <w:spacing w:before="0" w:after="100" w:afterAutospacing="1"/>
        <w:rPr>
          <w:lang w:val="en-GB"/>
        </w:rPr>
        <w:pPrChange w:id="800" w:author="yw" w:date="2022-03-29T10:55:00Z">
          <w:pPr>
            <w:pStyle w:val="berschrift2"/>
          </w:pPr>
        </w:pPrChange>
      </w:pPr>
      <w:bookmarkStart w:id="801" w:name="details-of-the-statistical-analyses"/>
      <w:bookmarkEnd w:id="791"/>
      <w:r>
        <w:rPr>
          <w:lang w:val="en-GB"/>
        </w:rPr>
        <w:t>Details of the statistical analyses</w:t>
      </w:r>
    </w:p>
    <w:p w14:paraId="501D8F29" w14:textId="77777777" w:rsidR="00C17A43" w:rsidRDefault="00795B13">
      <w:pPr>
        <w:pStyle w:val="FirstParagraph"/>
        <w:spacing w:before="0" w:after="100" w:afterAutospacing="1"/>
        <w:rPr>
          <w:lang w:val="en-GB"/>
        </w:rPr>
        <w:pPrChange w:id="802" w:author="yw" w:date="2022-03-29T10:55:00Z">
          <w:pPr>
            <w:pStyle w:val="FirstParagraph"/>
          </w:pPr>
        </w:pPrChange>
      </w:pPr>
      <w:r>
        <w:rPr>
          <w:lang w:val="en-GB"/>
        </w:rPr>
        <w:t xml:space="preserve">Weakly informative priors were used for the generalized linear mixed-models in </w:t>
      </w:r>
      <w:r>
        <w:rPr>
          <w:rStyle w:val="VerbatimChar"/>
          <w:lang w:val="en-GB"/>
        </w:rPr>
        <w:t>brms</w:t>
      </w:r>
      <w:r>
        <w:rPr>
          <w:lang w:val="en-GB"/>
        </w:rPr>
        <w:t>. The random intercepts and slopes were given a Normal distribution with a mean of 0, and a standard deviation drawn from a Cauchy distribution with a mean of 0 and a standard deviation of 1. All the models were estimated using 4 chains with a thinning interval of 3, with 1200 warm-up samples and 1200 post-warm-up samples for the model with the first experimental night and block treated differently; 2000 warm-up samples and 2000 post-warm-up samples for the model of the first bin of 10 visits after a reversal; and 1000 warm-up samples and 1000 post-warm-up samples for the others.</w:t>
      </w:r>
    </w:p>
    <w:p w14:paraId="190A072A" w14:textId="77777777" w:rsidR="00C17A43" w:rsidRDefault="00795B13">
      <w:pPr>
        <w:pStyle w:val="Textkrper"/>
        <w:spacing w:before="0" w:after="100" w:afterAutospacing="1"/>
        <w:rPr>
          <w:lang w:val="en-GB"/>
        </w:rPr>
        <w:pPrChange w:id="803" w:author="yw" w:date="2022-03-29T10:55:00Z">
          <w:pPr>
            <w:pStyle w:val="Textkrper"/>
          </w:pPr>
        </w:pPrChange>
      </w:pPr>
      <w:r>
        <w:rPr>
          <w:lang w:val="en-GB"/>
        </w:rPr>
        <w:t>For the model investigating the effect of experimental night and block on the number of perseverative visits, a negative-binomial likelihood function was used. Experimental night, block and their interaction were fixed effects and random slopes and intercepts were used to fit regression lines for each individual animal.</w:t>
      </w:r>
    </w:p>
    <w:p w14:paraId="30C1A5FC" w14:textId="544AABE5" w:rsidR="00C17A43" w:rsidRDefault="00795B13">
      <w:pPr>
        <w:pStyle w:val="Textkrper"/>
        <w:spacing w:before="0" w:after="100" w:afterAutospacing="1"/>
        <w:rPr>
          <w:lang w:val="en-GB"/>
        </w:rPr>
        <w:pPrChange w:id="804" w:author="yw" w:date="2022-03-29T10:55:00Z">
          <w:pPr>
            <w:pStyle w:val="Textkrper"/>
          </w:pPr>
        </w:pPrChange>
      </w:pPr>
      <w:r>
        <w:rPr>
          <w:lang w:val="en-GB"/>
        </w:rPr>
        <w:lastRenderedPageBreak/>
        <w:t xml:space="preserve">The model investigating the effect of experimental night, block and bin on the </w:t>
      </w:r>
      <w:proofErr w:type="spellStart"/>
      <w:r>
        <w:rPr>
          <w:lang w:val="en-GB"/>
        </w:rPr>
        <w:t>Prop</w:t>
      </w:r>
      <w:r>
        <w:rPr>
          <w:vertAlign w:val="subscript"/>
          <w:lang w:val="en-GB"/>
        </w:rPr>
        <w:t>rew</w:t>
      </w:r>
      <w:proofErr w:type="spellEnd"/>
      <w:r>
        <w:rPr>
          <w:lang w:val="en-GB"/>
        </w:rPr>
        <w:t xml:space="preserve"> (calculated only over the two flowers assigned to a bat) used a binomial likelihood function with experimental night, block, bin and their interactions as fixed effects; random slopes and intercepts were used to fit regression lines for the individuals. The model of the change in </w:t>
      </w:r>
      <w:proofErr w:type="spellStart"/>
      <w:r>
        <w:rPr>
          <w:lang w:val="en-GB"/>
        </w:rPr>
        <w:t>Prop</w:t>
      </w:r>
      <w:r>
        <w:rPr>
          <w:vertAlign w:val="subscript"/>
          <w:lang w:val="en-GB"/>
        </w:rPr>
        <w:t>rew</w:t>
      </w:r>
      <w:proofErr w:type="spellEnd"/>
      <w:r>
        <w:rPr>
          <w:lang w:val="en-GB"/>
        </w:rPr>
        <w:t xml:space="preserve"> in the exploratory analysis also used a binomial likelihood function</w:t>
      </w:r>
      <w:r w:rsidR="00485456">
        <w:rPr>
          <w:lang w:val="en-GB"/>
        </w:rPr>
        <w:t xml:space="preserve"> with </w:t>
      </w:r>
      <w:r w:rsidR="00FD0881">
        <w:rPr>
          <w:lang w:val="en-GB"/>
        </w:rPr>
        <w:t>night and block as categorical predictors.</w:t>
      </w:r>
      <w:r>
        <w:rPr>
          <w:lang w:val="en-GB"/>
        </w:rPr>
        <w:t xml:space="preserve"> </w:t>
      </w:r>
      <w:r w:rsidR="00FD0881">
        <w:rPr>
          <w:lang w:val="en-GB"/>
        </w:rPr>
        <w:t>T</w:t>
      </w:r>
      <w:r>
        <w:rPr>
          <w:lang w:val="en-GB"/>
        </w:rPr>
        <w:t>he first night and the first block of every night was treated as one level of the categorical variables and the other nights and other blocks of each night as the other level. The first night and first block were the reference categories.</w:t>
      </w:r>
      <w:r w:rsidR="00FD0881">
        <w:rPr>
          <w:lang w:val="en-GB"/>
        </w:rPr>
        <w:t xml:space="preserve"> Random slopes and intercepts were used to fit regression lines for the individuals.</w:t>
      </w:r>
    </w:p>
    <w:p w14:paraId="10097237" w14:textId="4FB14C21" w:rsidR="00C17A43" w:rsidRDefault="00795B13">
      <w:pPr>
        <w:pStyle w:val="Textkrper"/>
        <w:spacing w:before="0" w:after="100" w:afterAutospacing="1"/>
        <w:rPr>
          <w:lang w:val="en-GB"/>
        </w:rPr>
        <w:pPrChange w:id="805" w:author="yw" w:date="2022-03-29T10:55:00Z">
          <w:pPr>
            <w:pStyle w:val="Textkrper"/>
          </w:pPr>
        </w:pPrChange>
      </w:pPr>
      <w:r>
        <w:rPr>
          <w:lang w:val="en-GB"/>
        </w:rPr>
        <w:t>Visual inspection of the trace plots, the number of effective samples, the Gelman-Rubin convergence diagnostic (</w:t>
      </w:r>
      <m:oMath>
        <m:acc>
          <m:accPr>
            <m:ctrlPr>
              <w:rPr>
                <w:rFonts w:ascii="Cambria Math" w:hAnsi="Cambria Math"/>
                <w:lang w:val="en-GB"/>
              </w:rPr>
            </m:ctrlPr>
          </m:accPr>
          <m:e>
            <m:r>
              <w:rPr>
                <w:rFonts w:ascii="Cambria Math" w:hAnsi="Cambria Math"/>
                <w:lang w:val="en-GB"/>
              </w:rPr>
              <m:t>R</m:t>
            </m:r>
          </m:e>
        </m:acc>
      </m:oMath>
      <w:r>
        <w:rPr>
          <w:lang w:val="en-GB"/>
        </w:rPr>
        <w:t xml:space="preserve">) and the calculation of posterior predictions for the same clusters were all used to assess the fit of the models. In </w:t>
      </w:r>
      <w:r w:rsidR="003A29C2">
        <w:rPr>
          <w:lang w:val="en-GB"/>
        </w:rPr>
        <w:t>all</w:t>
      </w:r>
      <w:r>
        <w:rPr>
          <w:lang w:val="en-GB"/>
        </w:rPr>
        <w:t xml:space="preserve"> the models the </w:t>
      </w:r>
      <m:oMath>
        <m:acc>
          <m:accPr>
            <m:ctrlPr>
              <w:rPr>
                <w:rFonts w:ascii="Cambria Math" w:hAnsi="Cambria Math"/>
                <w:lang w:val="en-GB"/>
              </w:rPr>
            </m:ctrlPr>
          </m:accPr>
          <m:e>
            <m:r>
              <w:rPr>
                <w:rFonts w:ascii="Cambria Math" w:hAnsi="Cambria Math"/>
                <w:lang w:val="en-GB"/>
              </w:rPr>
              <m:t>R</m:t>
            </m:r>
          </m:e>
        </m:acc>
      </m:oMath>
      <w:r>
        <w:rPr>
          <w:lang w:val="en-GB"/>
        </w:rPr>
        <w:t xml:space="preserve"> was equal to 1 for all the chains.</w:t>
      </w:r>
    </w:p>
    <w:p w14:paraId="556F6E43" w14:textId="35E42F32" w:rsidR="00C17A43" w:rsidRDefault="00795B13">
      <w:pPr>
        <w:pStyle w:val="berschrift2"/>
        <w:spacing w:before="0" w:after="100" w:afterAutospacing="1"/>
        <w:rPr>
          <w:lang w:val="en-GB"/>
        </w:rPr>
        <w:pPrChange w:id="806" w:author="yw" w:date="2022-03-29T10:55:00Z">
          <w:pPr>
            <w:pStyle w:val="berschrift2"/>
          </w:pPr>
        </w:pPrChange>
      </w:pPr>
      <w:bookmarkStart w:id="807" w:name="Xa60b6b72da929e2802074a938fed4ccc0bf9682"/>
      <w:bookmarkEnd w:id="801"/>
      <w:r>
        <w:rPr>
          <w:lang w:val="en-GB"/>
        </w:rPr>
        <w:t xml:space="preserve">Posterior predictive checks of the </w:t>
      </w:r>
      <w:r w:rsidR="009E68E0">
        <w:rPr>
          <w:lang w:val="en-GB"/>
        </w:rPr>
        <w:t xml:space="preserve">confirmatory </w:t>
      </w:r>
      <w:r>
        <w:rPr>
          <w:lang w:val="en-GB"/>
        </w:rPr>
        <w:t xml:space="preserve">model of the </w:t>
      </w:r>
      <w:proofErr w:type="spellStart"/>
      <w:r>
        <w:rPr>
          <w:lang w:val="en-GB"/>
        </w:rPr>
        <w:t>Prop</w:t>
      </w:r>
      <w:r>
        <w:rPr>
          <w:vertAlign w:val="subscript"/>
          <w:lang w:val="en-GB"/>
        </w:rPr>
        <w:t>rew</w:t>
      </w:r>
      <w:proofErr w:type="spellEnd"/>
    </w:p>
    <w:p w14:paraId="2EE5E8B7" w14:textId="3F5B2A18" w:rsidR="00C17A43" w:rsidRDefault="00795B13">
      <w:pPr>
        <w:pStyle w:val="FirstParagraph"/>
        <w:spacing w:before="0" w:after="100" w:afterAutospacing="1"/>
        <w:rPr>
          <w:lang w:val="en-GB"/>
        </w:rPr>
        <w:pPrChange w:id="808" w:author="yw" w:date="2022-03-29T10:55:00Z">
          <w:pPr>
            <w:pStyle w:val="FirstParagraph"/>
          </w:pPr>
        </w:pPrChange>
      </w:pPr>
      <w:r>
        <w:rPr>
          <w:lang w:val="en-GB"/>
        </w:rPr>
        <w:t xml:space="preserve">We carried out a posterior predictive check of the confirmatory model of the </w:t>
      </w:r>
      <w:proofErr w:type="spellStart"/>
      <w:r>
        <w:rPr>
          <w:lang w:val="en-GB"/>
        </w:rPr>
        <w:t>Prop</w:t>
      </w:r>
      <w:r>
        <w:rPr>
          <w:vertAlign w:val="subscript"/>
          <w:lang w:val="en-GB"/>
        </w:rPr>
        <w:t>rew</w:t>
      </w:r>
      <w:proofErr w:type="spellEnd"/>
      <w:r>
        <w:rPr>
          <w:lang w:val="en-GB"/>
        </w:rPr>
        <w:t xml:space="preserve"> in order to check the models’ descriptive adequacy - the agreement of the models with the empirical data, which is a basic goal of </w:t>
      </w:r>
      <w:proofErr w:type="spellStart"/>
      <w:r>
        <w:rPr>
          <w:lang w:val="en-GB"/>
        </w:rPr>
        <w:t>modeling</w:t>
      </w:r>
      <w:proofErr w:type="spellEnd"/>
      <w:r>
        <w:rPr>
          <w:lang w:val="en-GB"/>
        </w:rPr>
        <w:t xml:space="preserve"> </w:t>
      </w:r>
      <w:r w:rsidR="008133F6">
        <w:rPr>
          <w:lang w:val="en-GB"/>
        </w:rPr>
        <w:t>(Shiffrin et al., 2008).</w:t>
      </w:r>
      <w:r>
        <w:rPr>
          <w:lang w:val="en-GB"/>
        </w:rPr>
        <w:t xml:space="preserve"> Posterior samples from the posterior predictive distribution were computed for the data used to fit the models and plotted in Figure 12. A visual comparison of the two reveals a close correspondence between the data and the posterior samples of the model.</w:t>
      </w:r>
    </w:p>
    <w:p w14:paraId="451D8F4B" w14:textId="77777777" w:rsidR="00C17A43" w:rsidRDefault="00795B13">
      <w:pPr>
        <w:pStyle w:val="CaptionedFigure"/>
        <w:spacing w:after="100" w:afterAutospacing="1"/>
        <w:rPr>
          <w:lang w:val="en-GB"/>
        </w:rPr>
        <w:pPrChange w:id="809" w:author="yw" w:date="2022-03-29T10:55:00Z">
          <w:pPr>
            <w:pStyle w:val="CaptionedFigure"/>
          </w:pPr>
        </w:pPrChange>
      </w:pPr>
      <w:r>
        <w:rPr>
          <w:noProof/>
        </w:rPr>
        <w:lastRenderedPageBreak/>
        <w:drawing>
          <wp:inline distT="0" distB="0" distL="0" distR="0" wp14:anchorId="43546D60" wp14:editId="18F4E5E7">
            <wp:extent cx="5334000" cy="3368842"/>
            <wp:effectExtent l="0" t="0" r="0" b="0"/>
            <wp:docPr id="12" name="Picture" descr="Figure 12: A comparison of the posterior predictions of the generalized linear mixed-effects model of the visits to the rewarding option and the empirical data from the bats. The red line indicates the average proportion of visits to the rewarding option per bin made by the individual bats, with the red shading indicating 95% confidence intervals; the blue line indicates the corresponding posterior prediction of the model"/>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posterior-day-block-bin-1.png"/>
                    <pic:cNvPicPr>
                      <a:picLocks noChangeAspect="1" noChangeArrowheads="1"/>
                    </pic:cNvPicPr>
                  </pic:nvPicPr>
                  <pic:blipFill>
                    <a:blip r:embed="rId26"/>
                    <a:stretch>
                      <a:fillRect/>
                    </a:stretch>
                  </pic:blipFill>
                  <pic:spPr bwMode="auto">
                    <a:xfrm>
                      <a:off x="0" y="0"/>
                      <a:ext cx="5334000" cy="3368842"/>
                    </a:xfrm>
                    <a:prstGeom prst="rect">
                      <a:avLst/>
                    </a:prstGeom>
                    <a:noFill/>
                    <a:ln w="9525">
                      <a:noFill/>
                      <a:headEnd/>
                      <a:tailEnd/>
                    </a:ln>
                  </pic:spPr>
                </pic:pic>
              </a:graphicData>
            </a:graphic>
          </wp:inline>
        </w:drawing>
      </w:r>
    </w:p>
    <w:p w14:paraId="1A0F0FC8" w14:textId="7C659EA7" w:rsidR="00C17A43" w:rsidRDefault="00795B13">
      <w:pPr>
        <w:pStyle w:val="ImageCaption"/>
        <w:spacing w:after="100" w:afterAutospacing="1"/>
        <w:rPr>
          <w:lang w:val="en-GB"/>
        </w:rPr>
        <w:pPrChange w:id="810" w:author="yw" w:date="2022-03-29T10:55:00Z">
          <w:pPr>
            <w:pStyle w:val="ImageCaption"/>
          </w:pPr>
        </w:pPrChange>
      </w:pPr>
      <w:r>
        <w:rPr>
          <w:lang w:val="en-GB"/>
        </w:rPr>
        <w:t>Figure 12: A comparison of the posterior predictions of the generalized linear mixed-effects model of the visits to the rewarding option and the empirical data from the bats. The red line indicates the average proportion of visits to the rewarding option per bin made by the individual bats, with the red shading indicating 95% confidence intervals; the blue line indicates the corresponding posterior prediction of the model</w:t>
      </w:r>
      <w:bookmarkEnd w:id="455"/>
      <w:bookmarkEnd w:id="807"/>
    </w:p>
    <w:p w14:paraId="60DCB193" w14:textId="72EF9667" w:rsidR="00CF505A" w:rsidRDefault="00205FD5">
      <w:pPr>
        <w:pStyle w:val="berschrift2"/>
        <w:spacing w:before="0" w:after="100" w:afterAutospacing="1"/>
        <w:rPr>
          <w:sz w:val="32"/>
          <w:szCs w:val="32"/>
          <w:lang w:val="en-GB"/>
        </w:rPr>
        <w:pPrChange w:id="811" w:author="yw" w:date="2022-03-29T10:55:00Z">
          <w:pPr>
            <w:pStyle w:val="berschrift2"/>
          </w:pPr>
        </w:pPrChange>
      </w:pPr>
      <w:r>
        <w:rPr>
          <w:sz w:val="32"/>
          <w:szCs w:val="32"/>
          <w:lang w:val="en-GB"/>
        </w:rPr>
        <w:t>References</w:t>
      </w:r>
    </w:p>
    <w:p w14:paraId="6C69EAEC" w14:textId="77777777" w:rsidR="00993889" w:rsidRPr="0017467E" w:rsidRDefault="00993889">
      <w:pPr>
        <w:pStyle w:val="Textkrper"/>
        <w:spacing w:before="0" w:after="100" w:afterAutospacing="1"/>
        <w:rPr>
          <w:lang w:val="en-GB"/>
        </w:rPr>
        <w:pPrChange w:id="812" w:author="yw" w:date="2022-03-29T10:55:00Z">
          <w:pPr>
            <w:pStyle w:val="Textkrper"/>
          </w:pPr>
        </w:pPrChange>
      </w:pPr>
    </w:p>
    <w:p w14:paraId="7D5BEA12" w14:textId="77777777" w:rsidR="0077452D" w:rsidRDefault="0077452D">
      <w:pPr>
        <w:pStyle w:val="Literaturverzeichnis"/>
        <w:spacing w:after="100" w:afterAutospacing="1"/>
        <w:pPrChange w:id="813" w:author="yw" w:date="2022-03-29T10:55:00Z">
          <w:pPr>
            <w:pStyle w:val="Literaturverzeichnis"/>
          </w:pPr>
        </w:pPrChange>
      </w:pPr>
      <w:bookmarkStart w:id="814" w:name="ref-audet_whats_2017"/>
      <w:bookmarkStart w:id="815" w:name="refs"/>
      <w:proofErr w:type="spellStart"/>
      <w:r>
        <w:t>Audet</w:t>
      </w:r>
      <w:proofErr w:type="spellEnd"/>
      <w:r>
        <w:t xml:space="preserve">, Jean-Nicolas, and Louis Lefebvre. 2017. “What’s Flexible in Behavioral Flexibility?” </w:t>
      </w:r>
      <w:r>
        <w:rPr>
          <w:i/>
          <w:iCs/>
        </w:rPr>
        <w:t>Behavioral Ecology</w:t>
      </w:r>
      <w:r>
        <w:t xml:space="preserve"> 28 (4): 943–47. </w:t>
      </w:r>
      <w:r w:rsidR="008A2912">
        <w:fldChar w:fldCharType="begin"/>
      </w:r>
      <w:r w:rsidR="008A2912">
        <w:instrText xml:space="preserve"> HYPERLINK "https://doi.org/10.1093/beheco/arx007" \h </w:instrText>
      </w:r>
      <w:r w:rsidR="008A2912">
        <w:fldChar w:fldCharType="separate"/>
      </w:r>
      <w:r>
        <w:rPr>
          <w:rStyle w:val="Hyperlink"/>
        </w:rPr>
        <w:t>https://doi.org/10.1093/beheco/arx007</w:t>
      </w:r>
      <w:r w:rsidR="008A2912">
        <w:rPr>
          <w:rStyle w:val="Hyperlink"/>
        </w:rPr>
        <w:fldChar w:fldCharType="end"/>
      </w:r>
      <w:r>
        <w:t>.</w:t>
      </w:r>
    </w:p>
    <w:p w14:paraId="4A2FA408" w14:textId="1A12ABA9" w:rsidR="0077452D" w:rsidRPr="00651E22" w:rsidRDefault="0077452D">
      <w:pPr>
        <w:pStyle w:val="Literaturverzeichnis"/>
        <w:spacing w:after="100" w:afterAutospacing="1"/>
        <w:rPr>
          <w:lang w:val="de-DE"/>
        </w:rPr>
        <w:pPrChange w:id="816" w:author="yw" w:date="2022-03-29T10:55:00Z">
          <w:pPr>
            <w:pStyle w:val="Literaturverzeichnis"/>
          </w:pPr>
        </w:pPrChange>
      </w:pPr>
      <w:bookmarkStart w:id="817" w:name="ref-baker_sugar_1998"/>
      <w:bookmarkEnd w:id="814"/>
      <w:r>
        <w:t xml:space="preserve">Baker, Herbert G., Irene Baker, and Scott A. Hodges. 1998. “Sugar Composition of Nectars and Fruits Consumed by Birds and Bats in the Tropics and Subtropics.” </w:t>
      </w:r>
      <w:proofErr w:type="spellStart"/>
      <w:r w:rsidRPr="00651E22">
        <w:rPr>
          <w:i/>
          <w:iCs/>
          <w:lang w:val="de-DE"/>
        </w:rPr>
        <w:t>Biotropica</w:t>
      </w:r>
      <w:proofErr w:type="spellEnd"/>
      <w:r w:rsidRPr="00651E22">
        <w:rPr>
          <w:lang w:val="de-DE"/>
        </w:rPr>
        <w:t xml:space="preserve"> 30 (4): 559–86. </w:t>
      </w:r>
      <w:r w:rsidR="008A2912">
        <w:fldChar w:fldCharType="begin"/>
      </w:r>
      <w:r w:rsidR="008A2912" w:rsidRPr="00C12EB4">
        <w:rPr>
          <w:lang w:val="de-DE"/>
          <w:rPrChange w:id="818" w:author="yw" w:date="2022-03-28T15:08:00Z">
            <w:rPr/>
          </w:rPrChange>
        </w:rPr>
        <w:instrText xml:space="preserve"> HYPERLINK "https://doi.org/10.1111/j.1744-7429.1998.tb00097.x" \h </w:instrText>
      </w:r>
      <w:r w:rsidR="008A2912">
        <w:fldChar w:fldCharType="separate"/>
      </w:r>
      <w:r w:rsidRPr="00651E22">
        <w:rPr>
          <w:rStyle w:val="Hyperlink"/>
          <w:lang w:val="de-DE"/>
        </w:rPr>
        <w:t>https://doi.org/10.1111/j.1744-7429.1998.tb00097.x</w:t>
      </w:r>
      <w:r w:rsidR="008A2912">
        <w:rPr>
          <w:rStyle w:val="Hyperlink"/>
          <w:lang w:val="de-DE"/>
        </w:rPr>
        <w:fldChar w:fldCharType="end"/>
      </w:r>
      <w:r w:rsidRPr="00651E22">
        <w:rPr>
          <w:lang w:val="de-DE"/>
        </w:rPr>
        <w:t>.</w:t>
      </w:r>
    </w:p>
    <w:p w14:paraId="4E257E6F" w14:textId="31D49E49" w:rsidR="0077452D" w:rsidRDefault="0077452D">
      <w:pPr>
        <w:pStyle w:val="Literaturverzeichnis"/>
        <w:spacing w:after="100" w:afterAutospacing="1"/>
        <w:pPrChange w:id="819" w:author="yw" w:date="2022-03-29T10:55:00Z">
          <w:pPr>
            <w:pStyle w:val="Literaturverzeichnis"/>
          </w:pPr>
        </w:pPrChange>
      </w:pPr>
      <w:bookmarkStart w:id="820" w:name="ref-bond_serial_2007-1"/>
      <w:bookmarkEnd w:id="817"/>
      <w:r w:rsidRPr="00C12EB4">
        <w:rPr>
          <w:lang w:val="de-DE"/>
          <w:rPrChange w:id="821" w:author="yw" w:date="2022-03-28T15:08:00Z">
            <w:rPr/>
          </w:rPrChange>
        </w:rPr>
        <w:t xml:space="preserve">Bond, Alan B., Alan C. Kamil, and Russell P. Balda. </w:t>
      </w:r>
      <w:r>
        <w:t>2007. “Serial Reversal Learning and the Evolution of Behavioral Flexibility in Three Species of North American Corvids (</w:t>
      </w:r>
      <w:proofErr w:type="spellStart"/>
      <w:r>
        <w:rPr>
          <w:i/>
          <w:iCs/>
        </w:rPr>
        <w:t>Gymnorhinus</w:t>
      </w:r>
      <w:proofErr w:type="spellEnd"/>
      <w:r>
        <w:rPr>
          <w:i/>
          <w:iCs/>
        </w:rPr>
        <w:t xml:space="preserve"> </w:t>
      </w:r>
      <w:proofErr w:type="spellStart"/>
      <w:r w:rsidR="00AE79E5">
        <w:rPr>
          <w:i/>
          <w:iCs/>
        </w:rPr>
        <w:t>c</w:t>
      </w:r>
      <w:r>
        <w:rPr>
          <w:i/>
          <w:iCs/>
        </w:rPr>
        <w:t>yanocephalus</w:t>
      </w:r>
      <w:proofErr w:type="spellEnd"/>
      <w:r>
        <w:rPr>
          <w:i/>
          <w:iCs/>
        </w:rPr>
        <w:t xml:space="preserve">, </w:t>
      </w:r>
      <w:proofErr w:type="spellStart"/>
      <w:r>
        <w:rPr>
          <w:i/>
          <w:iCs/>
        </w:rPr>
        <w:t>Nucifraga</w:t>
      </w:r>
      <w:proofErr w:type="spellEnd"/>
      <w:r>
        <w:rPr>
          <w:i/>
          <w:iCs/>
        </w:rPr>
        <w:t xml:space="preserve"> </w:t>
      </w:r>
      <w:proofErr w:type="spellStart"/>
      <w:r w:rsidR="00AE79E5">
        <w:rPr>
          <w:i/>
          <w:iCs/>
        </w:rPr>
        <w:t>c</w:t>
      </w:r>
      <w:r>
        <w:rPr>
          <w:i/>
          <w:iCs/>
        </w:rPr>
        <w:t>olumbiana</w:t>
      </w:r>
      <w:proofErr w:type="spellEnd"/>
      <w:r>
        <w:rPr>
          <w:i/>
          <w:iCs/>
        </w:rPr>
        <w:t xml:space="preserve">, </w:t>
      </w:r>
      <w:proofErr w:type="spellStart"/>
      <w:r>
        <w:rPr>
          <w:i/>
          <w:iCs/>
        </w:rPr>
        <w:t>Aphelocoma</w:t>
      </w:r>
      <w:proofErr w:type="spellEnd"/>
      <w:r>
        <w:rPr>
          <w:i/>
          <w:iCs/>
        </w:rPr>
        <w:t xml:space="preserve"> </w:t>
      </w:r>
      <w:proofErr w:type="spellStart"/>
      <w:r w:rsidR="00AE79E5">
        <w:rPr>
          <w:i/>
          <w:iCs/>
        </w:rPr>
        <w:t>c</w:t>
      </w:r>
      <w:r>
        <w:rPr>
          <w:i/>
          <w:iCs/>
        </w:rPr>
        <w:t>alifornica</w:t>
      </w:r>
      <w:proofErr w:type="spellEnd"/>
      <w:r>
        <w:t xml:space="preserve">).” </w:t>
      </w:r>
      <w:r>
        <w:rPr>
          <w:i/>
          <w:iCs/>
        </w:rPr>
        <w:t>Journal of Comparative Psychology</w:t>
      </w:r>
      <w:r>
        <w:t xml:space="preserve"> 121 (4): 372–79. </w:t>
      </w:r>
      <w:r w:rsidR="008A2912">
        <w:fldChar w:fldCharType="begin"/>
      </w:r>
      <w:r w:rsidR="008A2912">
        <w:instrText xml:space="preserve"> HYPERLINK "https://doi.org/10.1037/0735-7036.121.4.372" \h </w:instrText>
      </w:r>
      <w:r w:rsidR="008A2912">
        <w:fldChar w:fldCharType="separate"/>
      </w:r>
      <w:r>
        <w:rPr>
          <w:rStyle w:val="Hyperlink"/>
        </w:rPr>
        <w:t>https://doi.org/10.1037/0735-7036.121.4.372</w:t>
      </w:r>
      <w:r w:rsidR="008A2912">
        <w:rPr>
          <w:rStyle w:val="Hyperlink"/>
        </w:rPr>
        <w:fldChar w:fldCharType="end"/>
      </w:r>
      <w:r>
        <w:t>.</w:t>
      </w:r>
    </w:p>
    <w:p w14:paraId="53737A71" w14:textId="77907E88" w:rsidR="00811755" w:rsidRDefault="0077452D">
      <w:pPr>
        <w:pStyle w:val="Literaturverzeichnis"/>
        <w:spacing w:after="100" w:afterAutospacing="1"/>
        <w:pPrChange w:id="822" w:author="yw" w:date="2022-03-29T10:55:00Z">
          <w:pPr>
            <w:pStyle w:val="Literaturverzeichnis"/>
          </w:pPr>
        </w:pPrChange>
      </w:pPr>
      <w:bookmarkStart w:id="823" w:name="ref-burkner_brms_2017"/>
      <w:bookmarkEnd w:id="820"/>
      <w:proofErr w:type="spellStart"/>
      <w:r>
        <w:t>Bürkner</w:t>
      </w:r>
      <w:proofErr w:type="spellEnd"/>
      <w:r>
        <w:t>, Paul-Christian. 2017. “</w:t>
      </w:r>
      <w:r>
        <w:rPr>
          <w:b/>
          <w:bCs/>
        </w:rPr>
        <w:t>Brms</w:t>
      </w:r>
      <w:r>
        <w:t xml:space="preserve">: An </w:t>
      </w:r>
      <w:r w:rsidR="005F1CCD">
        <w:rPr>
          <w:i/>
          <w:iCs/>
        </w:rPr>
        <w:t>R</w:t>
      </w:r>
      <w:r>
        <w:t xml:space="preserve"> Package for Bayesian Multilevel Models Using </w:t>
      </w:r>
      <w:r>
        <w:rPr>
          <w:i/>
          <w:iCs/>
        </w:rPr>
        <w:t>Stan</w:t>
      </w:r>
      <w:r>
        <w:t xml:space="preserve">.” </w:t>
      </w:r>
      <w:r>
        <w:rPr>
          <w:i/>
          <w:iCs/>
        </w:rPr>
        <w:t>Journal of Statistical Software</w:t>
      </w:r>
      <w:r>
        <w:t xml:space="preserve"> 80 (1)</w:t>
      </w:r>
      <w:r w:rsidR="00107689">
        <w:t>:</w:t>
      </w:r>
      <w:r>
        <w:t xml:space="preserve"> </w:t>
      </w:r>
      <w:r w:rsidR="00CF505A">
        <w:t>1</w:t>
      </w:r>
      <w:r w:rsidR="000F7DC0">
        <w:t xml:space="preserve">–28. </w:t>
      </w:r>
      <w:r w:rsidR="008A2912">
        <w:fldChar w:fldCharType="begin"/>
      </w:r>
      <w:r w:rsidR="008A2912">
        <w:instrText xml:space="preserve"> HYPERLINK "https://doi.org/10.18637/jss.v080.i01" </w:instrText>
      </w:r>
      <w:r w:rsidR="008A2912">
        <w:fldChar w:fldCharType="separate"/>
      </w:r>
      <w:r w:rsidR="000C53B8" w:rsidRPr="000C53B8">
        <w:rPr>
          <w:rStyle w:val="Hyperlink"/>
        </w:rPr>
        <w:t>https://doi.org/10.18637/jss.v080.i01</w:t>
      </w:r>
      <w:r w:rsidR="008A2912">
        <w:rPr>
          <w:rStyle w:val="Hyperlink"/>
        </w:rPr>
        <w:fldChar w:fldCharType="end"/>
      </w:r>
      <w:r>
        <w:t>.</w:t>
      </w:r>
    </w:p>
    <w:p w14:paraId="738C9C8C" w14:textId="70C4EB69" w:rsidR="00C51BAA" w:rsidRPr="0017467E" w:rsidRDefault="00C51BAA">
      <w:pPr>
        <w:spacing w:after="100" w:afterAutospacing="1"/>
        <w:rPr>
          <w:rFonts w:eastAsia="Times New Roman" w:cs="Times New Roman"/>
          <w:lang w:val="en-IN" w:eastAsia="en-GB"/>
        </w:rPr>
        <w:pPrChange w:id="824" w:author="yw" w:date="2022-03-29T10:55:00Z">
          <w:pPr>
            <w:spacing w:after="0"/>
          </w:pPr>
        </w:pPrChange>
      </w:pPr>
      <w:r w:rsidRPr="0017467E">
        <w:rPr>
          <w:rFonts w:eastAsia="Times New Roman" w:cs="Arial"/>
          <w:color w:val="222222"/>
          <w:shd w:val="clear" w:color="auto" w:fill="FFFFFF"/>
          <w:lang w:val="en-IN" w:eastAsia="en-GB"/>
        </w:rPr>
        <w:lastRenderedPageBreak/>
        <w:t xml:space="preserve">Carpenter, Bob, Andrew Gelman, Matthew D. Hoffman, Daniel Lee, Ben Goodrich, Michael Betancourt, Marcus Brubaker, </w:t>
      </w:r>
      <w:proofErr w:type="spellStart"/>
      <w:r w:rsidRPr="0017467E">
        <w:rPr>
          <w:rFonts w:eastAsia="Times New Roman" w:cs="Arial"/>
          <w:color w:val="222222"/>
          <w:shd w:val="clear" w:color="auto" w:fill="FFFFFF"/>
          <w:lang w:val="en-IN" w:eastAsia="en-GB"/>
        </w:rPr>
        <w:t>Jiqiang</w:t>
      </w:r>
      <w:proofErr w:type="spellEnd"/>
      <w:r w:rsidRPr="0017467E">
        <w:rPr>
          <w:rFonts w:eastAsia="Times New Roman" w:cs="Arial"/>
          <w:color w:val="222222"/>
          <w:shd w:val="clear" w:color="auto" w:fill="FFFFFF"/>
          <w:lang w:val="en-IN" w:eastAsia="en-GB"/>
        </w:rPr>
        <w:t xml:space="preserve"> Guo, Peter Li, and Allen Riddell.</w:t>
      </w:r>
      <w:r>
        <w:rPr>
          <w:rFonts w:eastAsia="Times New Roman" w:cs="Arial"/>
          <w:color w:val="222222"/>
          <w:shd w:val="clear" w:color="auto" w:fill="FFFFFF"/>
          <w:lang w:val="en-IN" w:eastAsia="en-GB"/>
        </w:rPr>
        <w:t xml:space="preserve"> 2017.</w:t>
      </w:r>
      <w:r w:rsidRPr="0017467E">
        <w:rPr>
          <w:rFonts w:eastAsia="Times New Roman" w:cs="Arial"/>
          <w:color w:val="222222"/>
          <w:shd w:val="clear" w:color="auto" w:fill="FFFFFF"/>
          <w:lang w:val="en-IN" w:eastAsia="en-GB"/>
        </w:rPr>
        <w:t xml:space="preserve"> "</w:t>
      </w:r>
      <w:r w:rsidRPr="0017467E">
        <w:rPr>
          <w:rFonts w:eastAsia="Times New Roman" w:cs="Arial"/>
          <w:i/>
          <w:iCs/>
          <w:color w:val="222222"/>
          <w:shd w:val="clear" w:color="auto" w:fill="FFFFFF"/>
          <w:lang w:val="en-IN" w:eastAsia="en-GB"/>
        </w:rPr>
        <w:t>Stan</w:t>
      </w:r>
      <w:r w:rsidRPr="0017467E">
        <w:rPr>
          <w:rFonts w:eastAsia="Times New Roman" w:cs="Arial"/>
          <w:color w:val="222222"/>
          <w:shd w:val="clear" w:color="auto" w:fill="FFFFFF"/>
          <w:lang w:val="en-IN" w:eastAsia="en-GB"/>
        </w:rPr>
        <w:t>: A probabilistic programming language." </w:t>
      </w:r>
      <w:r w:rsidRPr="0017467E">
        <w:rPr>
          <w:rFonts w:eastAsia="Times New Roman" w:cs="Arial"/>
          <w:i/>
          <w:iCs/>
          <w:color w:val="222222"/>
          <w:shd w:val="clear" w:color="auto" w:fill="FFFFFF"/>
          <w:lang w:val="en-IN" w:eastAsia="en-GB"/>
        </w:rPr>
        <w:t xml:space="preserve">Journal of </w:t>
      </w:r>
      <w:r w:rsidR="00372030">
        <w:rPr>
          <w:rFonts w:eastAsia="Times New Roman" w:cs="Arial"/>
          <w:i/>
          <w:iCs/>
          <w:color w:val="222222"/>
          <w:shd w:val="clear" w:color="auto" w:fill="FFFFFF"/>
          <w:lang w:val="en-IN" w:eastAsia="en-GB"/>
        </w:rPr>
        <w:t>S</w:t>
      </w:r>
      <w:r w:rsidRPr="0017467E">
        <w:rPr>
          <w:rFonts w:eastAsia="Times New Roman" w:cs="Arial"/>
          <w:i/>
          <w:iCs/>
          <w:color w:val="222222"/>
          <w:shd w:val="clear" w:color="auto" w:fill="FFFFFF"/>
          <w:lang w:val="en-IN" w:eastAsia="en-GB"/>
        </w:rPr>
        <w:t>tatistical</w:t>
      </w:r>
      <w:r w:rsidR="00372030">
        <w:rPr>
          <w:rFonts w:eastAsia="Times New Roman" w:cs="Arial"/>
          <w:i/>
          <w:iCs/>
          <w:color w:val="222222"/>
          <w:shd w:val="clear" w:color="auto" w:fill="FFFFFF"/>
          <w:lang w:val="en-IN" w:eastAsia="en-GB"/>
        </w:rPr>
        <w:t xml:space="preserve"> S</w:t>
      </w:r>
      <w:r w:rsidRPr="0017467E">
        <w:rPr>
          <w:rFonts w:eastAsia="Times New Roman" w:cs="Arial"/>
          <w:i/>
          <w:iCs/>
          <w:color w:val="222222"/>
          <w:shd w:val="clear" w:color="auto" w:fill="FFFFFF"/>
          <w:lang w:val="en-IN" w:eastAsia="en-GB"/>
        </w:rPr>
        <w:t>oftware</w:t>
      </w:r>
      <w:r w:rsidRPr="0017467E">
        <w:rPr>
          <w:rFonts w:eastAsia="Times New Roman" w:cs="Arial"/>
          <w:color w:val="222222"/>
          <w:shd w:val="clear" w:color="auto" w:fill="FFFFFF"/>
          <w:lang w:val="en-IN" w:eastAsia="en-GB"/>
        </w:rPr>
        <w:t> 76</w:t>
      </w:r>
      <w:r>
        <w:rPr>
          <w:rFonts w:eastAsia="Times New Roman" w:cs="Arial"/>
          <w:color w:val="222222"/>
          <w:shd w:val="clear" w:color="auto" w:fill="FFFFFF"/>
          <w:lang w:val="en-IN" w:eastAsia="en-GB"/>
        </w:rPr>
        <w:t xml:space="preserve"> (1): 1–32. </w:t>
      </w:r>
      <w:r w:rsidR="00372030" w:rsidRPr="00372030">
        <w:rPr>
          <w:rFonts w:eastAsia="Times New Roman" w:cs="Arial"/>
          <w:color w:val="222222"/>
          <w:shd w:val="clear" w:color="auto" w:fill="FFFFFF"/>
          <w:lang w:val="en-IN" w:eastAsia="en-GB"/>
        </w:rPr>
        <w:t>https://www.osti.gov/servlets/purl/1430202</w:t>
      </w:r>
    </w:p>
    <w:p w14:paraId="44AACDD0" w14:textId="77777777" w:rsidR="00C51BAA" w:rsidRPr="0017467E" w:rsidRDefault="00C51BAA">
      <w:pPr>
        <w:spacing w:after="100" w:afterAutospacing="1"/>
        <w:rPr>
          <w:rFonts w:eastAsia="Times New Roman" w:cs="Times New Roman"/>
          <w:lang w:val="en-IN" w:eastAsia="en-GB"/>
        </w:rPr>
        <w:pPrChange w:id="825" w:author="yw" w:date="2022-03-29T10:55:00Z">
          <w:pPr>
            <w:spacing w:after="0"/>
          </w:pPr>
        </w:pPrChange>
      </w:pPr>
    </w:p>
    <w:p w14:paraId="6C6AC756" w14:textId="3ED8249A" w:rsidR="005B2923" w:rsidRPr="00B73587" w:rsidRDefault="005B2923">
      <w:pPr>
        <w:pStyle w:val="Literaturverzeichnis"/>
        <w:spacing w:after="100" w:afterAutospacing="1"/>
        <w:pPrChange w:id="826" w:author="yw" w:date="2022-03-29T10:55:00Z">
          <w:pPr>
            <w:pStyle w:val="Literaturverzeichnis"/>
          </w:pPr>
        </w:pPrChange>
      </w:pPr>
      <w:proofErr w:type="spellStart"/>
      <w:r w:rsidRPr="0017467E">
        <w:rPr>
          <w:rFonts w:eastAsia="Times New Roman" w:cs="Arial"/>
          <w:color w:val="222222"/>
          <w:shd w:val="clear" w:color="auto" w:fill="FFFFFF"/>
          <w:lang w:val="en-IN" w:eastAsia="en-GB"/>
        </w:rPr>
        <w:t>Croston</w:t>
      </w:r>
      <w:proofErr w:type="spellEnd"/>
      <w:r w:rsidRPr="0017467E">
        <w:rPr>
          <w:rFonts w:eastAsia="Times New Roman" w:cs="Arial"/>
          <w:color w:val="222222"/>
          <w:shd w:val="clear" w:color="auto" w:fill="FFFFFF"/>
          <w:lang w:val="en-IN" w:eastAsia="en-GB"/>
        </w:rPr>
        <w:t xml:space="preserve">, Rebecca, Carrie L. Branch, Angela M. </w:t>
      </w:r>
      <w:proofErr w:type="spellStart"/>
      <w:r w:rsidRPr="0017467E">
        <w:rPr>
          <w:rFonts w:eastAsia="Times New Roman" w:cs="Arial"/>
          <w:color w:val="222222"/>
          <w:shd w:val="clear" w:color="auto" w:fill="FFFFFF"/>
          <w:lang w:val="en-IN" w:eastAsia="en-GB"/>
        </w:rPr>
        <w:t>Pitera</w:t>
      </w:r>
      <w:proofErr w:type="spellEnd"/>
      <w:r w:rsidRPr="0017467E">
        <w:rPr>
          <w:rFonts w:eastAsia="Times New Roman" w:cs="Arial"/>
          <w:color w:val="222222"/>
          <w:shd w:val="clear" w:color="auto" w:fill="FFFFFF"/>
          <w:lang w:val="en-IN" w:eastAsia="en-GB"/>
        </w:rPr>
        <w:t xml:space="preserve">, </w:t>
      </w:r>
      <w:proofErr w:type="spellStart"/>
      <w:r w:rsidRPr="0017467E">
        <w:rPr>
          <w:rFonts w:eastAsia="Times New Roman" w:cs="Arial"/>
          <w:color w:val="222222"/>
          <w:shd w:val="clear" w:color="auto" w:fill="FFFFFF"/>
          <w:lang w:val="en-IN" w:eastAsia="en-GB"/>
        </w:rPr>
        <w:t>Dovid</w:t>
      </w:r>
      <w:proofErr w:type="spellEnd"/>
      <w:r w:rsidRPr="0017467E">
        <w:rPr>
          <w:rFonts w:eastAsia="Times New Roman" w:cs="Arial"/>
          <w:color w:val="222222"/>
          <w:shd w:val="clear" w:color="auto" w:fill="FFFFFF"/>
          <w:lang w:val="en-IN" w:eastAsia="en-GB"/>
        </w:rPr>
        <w:t xml:space="preserve"> Y. </w:t>
      </w:r>
      <w:proofErr w:type="spellStart"/>
      <w:r w:rsidRPr="0017467E">
        <w:rPr>
          <w:rFonts w:eastAsia="Times New Roman" w:cs="Arial"/>
          <w:color w:val="222222"/>
          <w:shd w:val="clear" w:color="auto" w:fill="FFFFFF"/>
          <w:lang w:val="en-IN" w:eastAsia="en-GB"/>
        </w:rPr>
        <w:t>Kozlovsky</w:t>
      </w:r>
      <w:proofErr w:type="spellEnd"/>
      <w:r w:rsidRPr="0017467E">
        <w:rPr>
          <w:rFonts w:eastAsia="Times New Roman" w:cs="Arial"/>
          <w:color w:val="222222"/>
          <w:shd w:val="clear" w:color="auto" w:fill="FFFFFF"/>
          <w:lang w:val="en-IN" w:eastAsia="en-GB"/>
        </w:rPr>
        <w:t xml:space="preserve">, Eli S. Bridge, Thomas L. </w:t>
      </w:r>
      <w:proofErr w:type="spellStart"/>
      <w:r w:rsidRPr="0017467E">
        <w:rPr>
          <w:rFonts w:eastAsia="Times New Roman" w:cs="Arial"/>
          <w:color w:val="222222"/>
          <w:shd w:val="clear" w:color="auto" w:fill="FFFFFF"/>
          <w:lang w:val="en-IN" w:eastAsia="en-GB"/>
        </w:rPr>
        <w:t>Parchman</w:t>
      </w:r>
      <w:proofErr w:type="spellEnd"/>
      <w:r w:rsidRPr="0017467E">
        <w:rPr>
          <w:rFonts w:eastAsia="Times New Roman" w:cs="Arial"/>
          <w:color w:val="222222"/>
          <w:shd w:val="clear" w:color="auto" w:fill="FFFFFF"/>
          <w:lang w:val="en-IN" w:eastAsia="en-GB"/>
        </w:rPr>
        <w:t xml:space="preserve">, and Vladimir V. </w:t>
      </w:r>
      <w:proofErr w:type="spellStart"/>
      <w:r w:rsidRPr="0017467E">
        <w:rPr>
          <w:rFonts w:eastAsia="Times New Roman" w:cs="Arial"/>
          <w:color w:val="222222"/>
          <w:shd w:val="clear" w:color="auto" w:fill="FFFFFF"/>
          <w:lang w:val="en-IN" w:eastAsia="en-GB"/>
        </w:rPr>
        <w:t>Pravosudov</w:t>
      </w:r>
      <w:proofErr w:type="spellEnd"/>
      <w:r w:rsidRPr="0017467E">
        <w:rPr>
          <w:rFonts w:eastAsia="Times New Roman" w:cs="Arial"/>
          <w:color w:val="222222"/>
          <w:shd w:val="clear" w:color="auto" w:fill="FFFFFF"/>
          <w:lang w:val="en-IN" w:eastAsia="en-GB"/>
        </w:rPr>
        <w:t>. 2017. "Predictably harsh environment is associated with reduced cognitive flexibility in wild food-caching mountain chickadees." </w:t>
      </w:r>
      <w:r w:rsidRPr="0017467E">
        <w:rPr>
          <w:rFonts w:eastAsia="Times New Roman" w:cs="Arial"/>
          <w:i/>
          <w:iCs/>
          <w:color w:val="222222"/>
          <w:shd w:val="clear" w:color="auto" w:fill="FFFFFF"/>
          <w:lang w:val="en-IN" w:eastAsia="en-GB"/>
        </w:rPr>
        <w:t>Animal Behaviour</w:t>
      </w:r>
      <w:r w:rsidRPr="0017467E">
        <w:rPr>
          <w:rFonts w:eastAsia="Times New Roman" w:cs="Arial"/>
          <w:color w:val="222222"/>
          <w:shd w:val="clear" w:color="auto" w:fill="FFFFFF"/>
          <w:lang w:val="en-IN" w:eastAsia="en-GB"/>
        </w:rPr>
        <w:t> 123: 139-149.</w:t>
      </w:r>
      <w:r w:rsidR="00811755" w:rsidRPr="0017467E">
        <w:rPr>
          <w:rFonts w:eastAsia="Times New Roman" w:cs="Arial"/>
          <w:color w:val="222222"/>
          <w:shd w:val="clear" w:color="auto" w:fill="FFFFFF"/>
          <w:lang w:val="en-IN" w:eastAsia="en-GB"/>
        </w:rPr>
        <w:t xml:space="preserve"> </w:t>
      </w:r>
      <w:r w:rsidR="008A2912">
        <w:fldChar w:fldCharType="begin"/>
      </w:r>
      <w:r w:rsidR="008A2912">
        <w:instrText xml:space="preserve"> HYPERLINK "https://doi.org/10.1016/j.anbehav.2016.10.004" \t "_blank" \o "Persistent link using digital object identifier" </w:instrText>
      </w:r>
      <w:r w:rsidR="008A2912">
        <w:fldChar w:fldCharType="separate"/>
      </w:r>
      <w:r w:rsidR="00811755" w:rsidRPr="0017467E">
        <w:rPr>
          <w:rStyle w:val="Hyperlink"/>
          <w:rFonts w:cs="Arial"/>
          <w:color w:val="0C7DBB"/>
        </w:rPr>
        <w:t>https://doi.org/10.1016/j.anbehav.2016.10.004</w:t>
      </w:r>
      <w:r w:rsidR="008A2912">
        <w:rPr>
          <w:rStyle w:val="Hyperlink"/>
          <w:rFonts w:cs="Arial"/>
          <w:color w:val="0C7DBB"/>
        </w:rPr>
        <w:fldChar w:fldCharType="end"/>
      </w:r>
    </w:p>
    <w:p w14:paraId="5D6B5C9F" w14:textId="65C74A0B" w:rsidR="004139B3" w:rsidRDefault="0077452D">
      <w:pPr>
        <w:pStyle w:val="Literaturverzeichnis"/>
        <w:spacing w:after="100" w:afterAutospacing="1"/>
        <w:pPrChange w:id="827" w:author="yw" w:date="2022-03-29T10:55:00Z">
          <w:pPr>
            <w:pStyle w:val="Literaturverzeichnis"/>
          </w:pPr>
        </w:pPrChange>
      </w:pPr>
      <w:bookmarkStart w:id="828" w:name="ref-dhawan_more_2019"/>
      <w:bookmarkEnd w:id="823"/>
      <w:r>
        <w:t xml:space="preserve">Dhawan, Sandeep S., David S. Tait, and Verity J. Brown. 2019. “More Rapid Reversal Learning Following Overtraining in the Rat Is Evidence That </w:t>
      </w:r>
      <w:proofErr w:type="spellStart"/>
      <w:r>
        <w:t>Behavioural</w:t>
      </w:r>
      <w:proofErr w:type="spellEnd"/>
      <w:r>
        <w:t xml:space="preserve"> and Cognitive Flexibility Are Dissociable.” </w:t>
      </w:r>
      <w:proofErr w:type="spellStart"/>
      <w:r>
        <w:rPr>
          <w:i/>
          <w:iCs/>
        </w:rPr>
        <w:t>Behavioural</w:t>
      </w:r>
      <w:proofErr w:type="spellEnd"/>
      <w:r>
        <w:rPr>
          <w:i/>
          <w:iCs/>
        </w:rPr>
        <w:t xml:space="preserve"> Brain Research</w:t>
      </w:r>
      <w:r>
        <w:t xml:space="preserve"> 363</w:t>
      </w:r>
      <w:r w:rsidR="00107689">
        <w:t xml:space="preserve">: </w:t>
      </w:r>
      <w:r>
        <w:t xml:space="preserve">45–52. </w:t>
      </w:r>
      <w:r w:rsidR="008A2912">
        <w:fldChar w:fldCharType="begin"/>
      </w:r>
      <w:r w:rsidR="008A2912">
        <w:instrText xml:space="preserve"> HYPERLINK "https://doi.org/10.1016/j.bbr.2019.01.055" \h </w:instrText>
      </w:r>
      <w:r w:rsidR="008A2912">
        <w:fldChar w:fldCharType="separate"/>
      </w:r>
      <w:r>
        <w:rPr>
          <w:rStyle w:val="Hyperlink"/>
        </w:rPr>
        <w:t>https://doi.org/10.1016/j.bbr.2019.01.055</w:t>
      </w:r>
      <w:r w:rsidR="008A2912">
        <w:rPr>
          <w:rStyle w:val="Hyperlink"/>
        </w:rPr>
        <w:fldChar w:fldCharType="end"/>
      </w:r>
      <w:r>
        <w:t>.</w:t>
      </w:r>
      <w:bookmarkStart w:id="829" w:name="Xd57deff653ac25b8574b585e6174f8180c4c7d5"/>
      <w:bookmarkEnd w:id="828"/>
    </w:p>
    <w:p w14:paraId="3B6B417F" w14:textId="1A6C3FE6" w:rsidR="006F520A" w:rsidRPr="0017467E" w:rsidRDefault="00F65AEA">
      <w:pPr>
        <w:pStyle w:val="Literaturverzeichnis"/>
        <w:spacing w:after="100" w:afterAutospacing="1"/>
        <w:pPrChange w:id="830" w:author="yw" w:date="2022-03-29T10:55:00Z">
          <w:pPr>
            <w:pStyle w:val="Literaturverzeichnis"/>
          </w:pPr>
        </w:pPrChange>
      </w:pPr>
      <w:r w:rsidRPr="0017467E">
        <w:rPr>
          <w:rFonts w:eastAsia="Times New Roman" w:cs="Arial"/>
          <w:color w:val="222222"/>
          <w:shd w:val="clear" w:color="auto" w:fill="FFFFFF"/>
          <w:lang w:val="en-IN" w:eastAsia="en-GB"/>
        </w:rPr>
        <w:t xml:space="preserve">Harrell Jr, Frank E., Maintainer Charles Dupont. </w:t>
      </w:r>
      <w:r w:rsidR="006F520A" w:rsidRPr="0017467E">
        <w:rPr>
          <w:rFonts w:eastAsia="Times New Roman" w:cs="Arial"/>
          <w:color w:val="222222"/>
          <w:shd w:val="clear" w:color="auto" w:fill="FFFFFF"/>
          <w:lang w:val="en-IN" w:eastAsia="en-GB"/>
        </w:rPr>
        <w:t xml:space="preserve">2007. </w:t>
      </w:r>
      <w:r w:rsidRPr="0017467E">
        <w:rPr>
          <w:rFonts w:eastAsia="Times New Roman" w:cs="Arial"/>
          <w:color w:val="222222"/>
          <w:shd w:val="clear" w:color="auto" w:fill="FFFFFF"/>
          <w:lang w:val="en-IN" w:eastAsia="en-GB"/>
        </w:rPr>
        <w:t>"The design package." </w:t>
      </w:r>
      <w:r w:rsidRPr="0017467E">
        <w:rPr>
          <w:rFonts w:eastAsia="Times New Roman" w:cs="Arial"/>
          <w:i/>
          <w:iCs/>
          <w:color w:val="222222"/>
          <w:shd w:val="clear" w:color="auto" w:fill="FFFFFF"/>
          <w:lang w:val="en-IN" w:eastAsia="en-GB"/>
        </w:rPr>
        <w:t>R package version</w:t>
      </w:r>
      <w:r w:rsidRPr="0017467E">
        <w:rPr>
          <w:rFonts w:eastAsia="Times New Roman" w:cs="Arial"/>
          <w:color w:val="222222"/>
          <w:shd w:val="clear" w:color="auto" w:fill="FFFFFF"/>
          <w:lang w:val="en-IN" w:eastAsia="en-GB"/>
        </w:rPr>
        <w:t> </w:t>
      </w:r>
      <w:r w:rsidR="002E00BA" w:rsidRPr="0017467E">
        <w:rPr>
          <w:rFonts w:eastAsia="Times New Roman" w:cs="Arial"/>
          <w:color w:val="222222"/>
          <w:shd w:val="clear" w:color="auto" w:fill="FFFFFF"/>
          <w:lang w:val="en-IN" w:eastAsia="en-GB"/>
        </w:rPr>
        <w:t>2</w:t>
      </w:r>
      <w:r w:rsidR="003B01BF" w:rsidRPr="0017467E">
        <w:rPr>
          <w:rFonts w:eastAsia="Times New Roman" w:cs="Arial"/>
          <w:color w:val="222222"/>
          <w:shd w:val="clear" w:color="auto" w:fill="FFFFFF"/>
          <w:lang w:val="en-IN" w:eastAsia="en-GB"/>
        </w:rPr>
        <w:t xml:space="preserve"> </w:t>
      </w:r>
      <w:r w:rsidR="004139B3" w:rsidRPr="0017467E">
        <w:rPr>
          <w:rFonts w:ascii="Times New Roman" w:eastAsia="Times New Roman" w:hAnsi="Times New Roman" w:cs="Times New Roman"/>
          <w:lang w:val="en-IN" w:eastAsia="en-GB"/>
        </w:rPr>
        <w:t xml:space="preserve"> </w:t>
      </w:r>
      <w:r w:rsidR="004139B3" w:rsidRPr="0017467E">
        <w:rPr>
          <w:rFonts w:eastAsia="Times New Roman" w:cs="Times New Roman"/>
          <w:lang w:val="en-IN" w:eastAsia="en-GB"/>
        </w:rPr>
        <w:t>http://biostat.mc.vanderbilt.edu/s/Design</w:t>
      </w:r>
      <w:r w:rsidR="004139B3" w:rsidRPr="0017467E">
        <w:rPr>
          <w:rFonts w:ascii="Times New Roman" w:eastAsia="Times New Roman" w:hAnsi="Times New Roman" w:cs="Times New Roman"/>
          <w:lang w:val="en-IN" w:eastAsia="en-GB"/>
        </w:rPr>
        <w:t xml:space="preserve"> </w:t>
      </w:r>
    </w:p>
    <w:p w14:paraId="20C0BB08" w14:textId="1FD741CE" w:rsidR="00A95B1E" w:rsidRPr="004139B3" w:rsidRDefault="00A95B1E">
      <w:pPr>
        <w:pStyle w:val="Literaturverzeichnis"/>
        <w:spacing w:after="100" w:afterAutospacing="1"/>
        <w:pPrChange w:id="831" w:author="yw" w:date="2022-03-29T10:55:00Z">
          <w:pPr>
            <w:pStyle w:val="Literaturverzeichnis"/>
          </w:pPr>
        </w:pPrChange>
      </w:pPr>
      <w:r w:rsidRPr="00FD5CF2">
        <w:rPr>
          <w:rFonts w:eastAsia="Times New Roman" w:cs="Arial"/>
          <w:color w:val="222222"/>
          <w:shd w:val="clear" w:color="auto" w:fill="FFFFFF"/>
          <w:lang w:val="en-IN" w:eastAsia="en-GB"/>
        </w:rPr>
        <w:t xml:space="preserve">Hampton, Robert R., Sara J. </w:t>
      </w:r>
      <w:proofErr w:type="spellStart"/>
      <w:r w:rsidRPr="00FD5CF2">
        <w:rPr>
          <w:rFonts w:eastAsia="Times New Roman" w:cs="Arial"/>
          <w:color w:val="222222"/>
          <w:shd w:val="clear" w:color="auto" w:fill="FFFFFF"/>
          <w:lang w:val="en-IN" w:eastAsia="en-GB"/>
        </w:rPr>
        <w:t>Shettleworth</w:t>
      </w:r>
      <w:proofErr w:type="spellEnd"/>
      <w:r w:rsidRPr="00FD5CF2">
        <w:rPr>
          <w:rFonts w:eastAsia="Times New Roman" w:cs="Arial"/>
          <w:color w:val="222222"/>
          <w:shd w:val="clear" w:color="auto" w:fill="FFFFFF"/>
          <w:lang w:val="en-IN" w:eastAsia="en-GB"/>
        </w:rPr>
        <w:t xml:space="preserve">, and Richard P. Westwood. </w:t>
      </w:r>
      <w:r w:rsidR="00E36149">
        <w:rPr>
          <w:rFonts w:eastAsia="Times New Roman" w:cs="Arial"/>
          <w:color w:val="222222"/>
          <w:shd w:val="clear" w:color="auto" w:fill="FFFFFF"/>
          <w:lang w:val="en-IN" w:eastAsia="en-GB"/>
        </w:rPr>
        <w:t>1998.</w:t>
      </w:r>
      <w:r w:rsidRPr="00FD5CF2">
        <w:rPr>
          <w:rFonts w:eastAsia="Times New Roman" w:cs="Arial"/>
          <w:color w:val="222222"/>
          <w:shd w:val="clear" w:color="auto" w:fill="FFFFFF"/>
          <w:lang w:val="en-IN" w:eastAsia="en-GB"/>
        </w:rPr>
        <w:t>"Proactive interference, recency, and associative strength: Comparisons of black-capped chickadees and dark-eyed juncos." </w:t>
      </w:r>
      <w:r w:rsidRPr="00FD5CF2">
        <w:rPr>
          <w:rFonts w:eastAsia="Times New Roman" w:cs="Arial"/>
          <w:i/>
          <w:iCs/>
          <w:color w:val="222222"/>
          <w:shd w:val="clear" w:color="auto" w:fill="FFFFFF"/>
          <w:lang w:val="en-IN" w:eastAsia="en-GB"/>
        </w:rPr>
        <w:t xml:space="preserve">Animal Learning &amp; </w:t>
      </w:r>
      <w:proofErr w:type="spellStart"/>
      <w:r w:rsidRPr="00FD5CF2">
        <w:rPr>
          <w:rFonts w:eastAsia="Times New Roman" w:cs="Arial"/>
          <w:i/>
          <w:iCs/>
          <w:color w:val="222222"/>
          <w:shd w:val="clear" w:color="auto" w:fill="FFFFFF"/>
          <w:lang w:val="en-IN" w:eastAsia="en-GB"/>
        </w:rPr>
        <w:t>Behavior</w:t>
      </w:r>
      <w:proofErr w:type="spellEnd"/>
      <w:r w:rsidRPr="00FD5CF2">
        <w:rPr>
          <w:rFonts w:eastAsia="Times New Roman" w:cs="Arial"/>
          <w:color w:val="222222"/>
          <w:shd w:val="clear" w:color="auto" w:fill="FFFFFF"/>
          <w:lang w:val="en-IN" w:eastAsia="en-GB"/>
        </w:rPr>
        <w:t> 26</w:t>
      </w:r>
      <w:r w:rsidR="00E36149">
        <w:rPr>
          <w:rFonts w:eastAsia="Times New Roman" w:cs="Arial"/>
          <w:color w:val="222222"/>
          <w:shd w:val="clear" w:color="auto" w:fill="FFFFFF"/>
          <w:lang w:val="en-IN" w:eastAsia="en-GB"/>
        </w:rPr>
        <w:t xml:space="preserve"> (</w:t>
      </w:r>
      <w:r w:rsidRPr="00FD5CF2">
        <w:rPr>
          <w:rFonts w:eastAsia="Times New Roman" w:cs="Arial"/>
          <w:color w:val="222222"/>
          <w:shd w:val="clear" w:color="auto" w:fill="FFFFFF"/>
          <w:lang w:val="en-IN" w:eastAsia="en-GB"/>
        </w:rPr>
        <w:t>4</w:t>
      </w:r>
      <w:r w:rsidR="00E36149">
        <w:rPr>
          <w:rFonts w:eastAsia="Times New Roman" w:cs="Arial"/>
          <w:color w:val="222222"/>
          <w:shd w:val="clear" w:color="auto" w:fill="FFFFFF"/>
          <w:lang w:val="en-IN" w:eastAsia="en-GB"/>
        </w:rPr>
        <w:t>)</w:t>
      </w:r>
      <w:r w:rsidR="00934763">
        <w:rPr>
          <w:rFonts w:eastAsia="Times New Roman" w:cs="Arial"/>
          <w:color w:val="222222"/>
          <w:shd w:val="clear" w:color="auto" w:fill="FFFFFF"/>
          <w:lang w:val="en-IN" w:eastAsia="en-GB"/>
        </w:rPr>
        <w:t>:</w:t>
      </w:r>
      <w:r w:rsidRPr="00FD5CF2">
        <w:rPr>
          <w:rFonts w:eastAsia="Times New Roman" w:cs="Arial"/>
          <w:color w:val="222222"/>
          <w:shd w:val="clear" w:color="auto" w:fill="FFFFFF"/>
          <w:lang w:val="en-IN" w:eastAsia="en-GB"/>
        </w:rPr>
        <w:t xml:space="preserve"> 475-485.</w:t>
      </w:r>
      <w:r w:rsidRPr="00FD5CF2">
        <w:rPr>
          <w:rFonts w:cs="Segoe UI"/>
          <w:color w:val="333333"/>
          <w:shd w:val="clear" w:color="auto" w:fill="FCFCFC"/>
        </w:rPr>
        <w:t xml:space="preserve"> </w:t>
      </w:r>
      <w:r w:rsidRPr="00FD5CF2">
        <w:rPr>
          <w:rFonts w:eastAsia="Times New Roman" w:cs="Segoe UI"/>
          <w:color w:val="333333"/>
          <w:shd w:val="clear" w:color="auto" w:fill="FCFCFC"/>
          <w:lang w:val="en-IN" w:eastAsia="en-GB"/>
        </w:rPr>
        <w:t>https://doi.org/10.3758/BF03199241</w:t>
      </w:r>
    </w:p>
    <w:p w14:paraId="070FA00B" w14:textId="7685D6E8" w:rsidR="0055236A" w:rsidRDefault="0077452D">
      <w:pPr>
        <w:pStyle w:val="Literaturverzeichnis"/>
        <w:spacing w:after="100" w:afterAutospacing="1"/>
        <w:pPrChange w:id="832" w:author="yw" w:date="2022-03-29T10:55:00Z">
          <w:pPr>
            <w:pStyle w:val="Literaturverzeichnis"/>
          </w:pPr>
        </w:pPrChange>
      </w:pPr>
      <w:bookmarkStart w:id="833" w:name="ref-hermer_elevation-related_2018"/>
      <w:bookmarkEnd w:id="829"/>
      <w:proofErr w:type="spellStart"/>
      <w:r>
        <w:t>Hermer</w:t>
      </w:r>
      <w:proofErr w:type="spellEnd"/>
      <w:r>
        <w:t xml:space="preserve">, Ethan, Maxime </w:t>
      </w:r>
      <w:proofErr w:type="spellStart"/>
      <w:r>
        <w:t>Cauchoix</w:t>
      </w:r>
      <w:proofErr w:type="spellEnd"/>
      <w:r>
        <w:t>, Alexis S</w:t>
      </w:r>
      <w:r w:rsidR="00F56E8A">
        <w:t>.</w:t>
      </w:r>
      <w:r>
        <w:t xml:space="preserve"> </w:t>
      </w:r>
      <w:proofErr w:type="spellStart"/>
      <w:r>
        <w:t>Chaine</w:t>
      </w:r>
      <w:proofErr w:type="spellEnd"/>
      <w:r>
        <w:t xml:space="preserve">, and Julie </w:t>
      </w:r>
      <w:proofErr w:type="spellStart"/>
      <w:r>
        <w:t>Morand</w:t>
      </w:r>
      <w:proofErr w:type="spellEnd"/>
      <w:r>
        <w:t>-Ferron. 2018. “Elevation-Related Difference in Serial Reversal Learning Ability in a Non</w:t>
      </w:r>
      <w:r w:rsidR="004C188B">
        <w:t>-S</w:t>
      </w:r>
      <w:r>
        <w:t xml:space="preserve">catter Hoarding Passerine.” </w:t>
      </w:r>
      <w:r>
        <w:rPr>
          <w:i/>
          <w:iCs/>
        </w:rPr>
        <w:t>Behavioral Ecology</w:t>
      </w:r>
      <w:r>
        <w:t xml:space="preserve"> 29 (4): 840–47. </w:t>
      </w:r>
      <w:r w:rsidR="008A2912">
        <w:fldChar w:fldCharType="begin"/>
      </w:r>
      <w:r w:rsidR="008A2912">
        <w:instrText xml:space="preserve"> HYPERLINK "https://doi.org/10.1093/beheco/ary067" \h </w:instrText>
      </w:r>
      <w:r w:rsidR="008A2912">
        <w:fldChar w:fldCharType="separate"/>
      </w:r>
      <w:r>
        <w:rPr>
          <w:rStyle w:val="Hyperlink"/>
        </w:rPr>
        <w:t>https://doi.org/10.1093/beheco/ary067</w:t>
      </w:r>
      <w:r w:rsidR="008A2912">
        <w:rPr>
          <w:rStyle w:val="Hyperlink"/>
        </w:rPr>
        <w:fldChar w:fldCharType="end"/>
      </w:r>
      <w:r>
        <w:t>.</w:t>
      </w:r>
    </w:p>
    <w:p w14:paraId="5D7ED7E0" w14:textId="1EB42A3C" w:rsidR="003B01BF" w:rsidRDefault="003B01BF">
      <w:pPr>
        <w:pStyle w:val="Literaturverzeichnis"/>
        <w:spacing w:after="100" w:afterAutospacing="1"/>
        <w:pPrChange w:id="834" w:author="yw" w:date="2022-03-29T10:55:00Z">
          <w:pPr>
            <w:pStyle w:val="Literaturverzeichnis"/>
          </w:pPr>
        </w:pPrChange>
      </w:pPr>
      <w:r w:rsidRPr="0017467E">
        <w:rPr>
          <w:rFonts w:eastAsia="Times New Roman" w:cs="Arial"/>
          <w:color w:val="222222"/>
          <w:shd w:val="clear" w:color="auto" w:fill="FFFFFF"/>
          <w:lang w:val="en-IN" w:eastAsia="en-GB"/>
        </w:rPr>
        <w:t xml:space="preserve">Lewis, Jody L., and Alan C. Kamil. </w:t>
      </w:r>
      <w:r w:rsidR="00C93D80">
        <w:rPr>
          <w:rFonts w:eastAsia="Times New Roman" w:cs="Arial"/>
          <w:color w:val="222222"/>
          <w:shd w:val="clear" w:color="auto" w:fill="FFFFFF"/>
          <w:lang w:val="en-IN" w:eastAsia="en-GB"/>
        </w:rPr>
        <w:t xml:space="preserve">2006. </w:t>
      </w:r>
      <w:r w:rsidRPr="0017467E">
        <w:rPr>
          <w:rFonts w:eastAsia="Times New Roman" w:cs="Arial"/>
          <w:color w:val="222222"/>
          <w:shd w:val="clear" w:color="auto" w:fill="FFFFFF"/>
          <w:lang w:val="en-IN" w:eastAsia="en-GB"/>
        </w:rPr>
        <w:t xml:space="preserve">"Interference effects in the memory for serially presented locations in </w:t>
      </w:r>
      <w:r w:rsidR="00C93D80">
        <w:rPr>
          <w:rFonts w:eastAsia="Times New Roman" w:cs="Arial"/>
          <w:color w:val="222222"/>
          <w:shd w:val="clear" w:color="auto" w:fill="FFFFFF"/>
          <w:lang w:val="en-IN" w:eastAsia="en-GB"/>
        </w:rPr>
        <w:t>C</w:t>
      </w:r>
      <w:r w:rsidRPr="0017467E">
        <w:rPr>
          <w:rFonts w:eastAsia="Times New Roman" w:cs="Arial"/>
          <w:color w:val="222222"/>
          <w:shd w:val="clear" w:color="auto" w:fill="FFFFFF"/>
          <w:lang w:val="en-IN" w:eastAsia="en-GB"/>
        </w:rPr>
        <w:t xml:space="preserve">lark's nutcrackers, </w:t>
      </w:r>
      <w:proofErr w:type="spellStart"/>
      <w:r w:rsidRPr="0017467E">
        <w:rPr>
          <w:rFonts w:eastAsia="Times New Roman" w:cs="Arial"/>
          <w:i/>
          <w:iCs/>
          <w:color w:val="222222"/>
          <w:shd w:val="clear" w:color="auto" w:fill="FFFFFF"/>
          <w:lang w:val="en-IN" w:eastAsia="en-GB"/>
        </w:rPr>
        <w:t>Nucifraga</w:t>
      </w:r>
      <w:proofErr w:type="spellEnd"/>
      <w:r w:rsidRPr="0017467E">
        <w:rPr>
          <w:rFonts w:eastAsia="Times New Roman" w:cs="Arial"/>
          <w:i/>
          <w:iCs/>
          <w:color w:val="222222"/>
          <w:shd w:val="clear" w:color="auto" w:fill="FFFFFF"/>
          <w:lang w:val="en-IN" w:eastAsia="en-GB"/>
        </w:rPr>
        <w:t xml:space="preserve"> </w:t>
      </w:r>
      <w:proofErr w:type="spellStart"/>
      <w:r w:rsidRPr="0017467E">
        <w:rPr>
          <w:rFonts w:eastAsia="Times New Roman" w:cs="Arial"/>
          <w:i/>
          <w:iCs/>
          <w:color w:val="222222"/>
          <w:shd w:val="clear" w:color="auto" w:fill="FFFFFF"/>
          <w:lang w:val="en-IN" w:eastAsia="en-GB"/>
        </w:rPr>
        <w:t>columbiana</w:t>
      </w:r>
      <w:proofErr w:type="spellEnd"/>
      <w:r w:rsidRPr="0017467E">
        <w:rPr>
          <w:rFonts w:eastAsia="Times New Roman" w:cs="Arial"/>
          <w:color w:val="222222"/>
          <w:shd w:val="clear" w:color="auto" w:fill="FFFFFF"/>
          <w:lang w:val="en-IN" w:eastAsia="en-GB"/>
        </w:rPr>
        <w:t>." </w:t>
      </w:r>
      <w:r w:rsidRPr="0017467E">
        <w:rPr>
          <w:rFonts w:eastAsia="Times New Roman" w:cs="Arial"/>
          <w:i/>
          <w:iCs/>
          <w:color w:val="222222"/>
          <w:shd w:val="clear" w:color="auto" w:fill="FFFFFF"/>
          <w:lang w:val="en-IN" w:eastAsia="en-GB"/>
        </w:rPr>
        <w:t xml:space="preserve">Journal of Experimental Psychology: Animal </w:t>
      </w:r>
      <w:proofErr w:type="spellStart"/>
      <w:r w:rsidRPr="0017467E">
        <w:rPr>
          <w:rFonts w:eastAsia="Times New Roman" w:cs="Arial"/>
          <w:i/>
          <w:iCs/>
          <w:color w:val="222222"/>
          <w:shd w:val="clear" w:color="auto" w:fill="FFFFFF"/>
          <w:lang w:val="en-IN" w:eastAsia="en-GB"/>
        </w:rPr>
        <w:t>Behavior</w:t>
      </w:r>
      <w:proofErr w:type="spellEnd"/>
      <w:r w:rsidRPr="0017467E">
        <w:rPr>
          <w:rFonts w:eastAsia="Times New Roman" w:cs="Arial"/>
          <w:i/>
          <w:iCs/>
          <w:color w:val="222222"/>
          <w:shd w:val="clear" w:color="auto" w:fill="FFFFFF"/>
          <w:lang w:val="en-IN" w:eastAsia="en-GB"/>
        </w:rPr>
        <w:t xml:space="preserve"> Processes</w:t>
      </w:r>
      <w:r w:rsidRPr="0017467E">
        <w:rPr>
          <w:rFonts w:eastAsia="Times New Roman" w:cs="Arial"/>
          <w:color w:val="222222"/>
          <w:shd w:val="clear" w:color="auto" w:fill="FFFFFF"/>
          <w:lang w:val="en-IN" w:eastAsia="en-GB"/>
        </w:rPr>
        <w:t> 32</w:t>
      </w:r>
      <w:r w:rsidR="00C93D80">
        <w:rPr>
          <w:rFonts w:eastAsia="Times New Roman" w:cs="Arial"/>
          <w:color w:val="222222"/>
          <w:shd w:val="clear" w:color="auto" w:fill="FFFFFF"/>
          <w:lang w:val="en-IN" w:eastAsia="en-GB"/>
        </w:rPr>
        <w:t xml:space="preserve"> (4): </w:t>
      </w:r>
      <w:r w:rsidRPr="0017467E">
        <w:rPr>
          <w:rFonts w:eastAsia="Times New Roman" w:cs="Arial"/>
          <w:color w:val="222222"/>
          <w:shd w:val="clear" w:color="auto" w:fill="FFFFFF"/>
          <w:lang w:val="en-IN" w:eastAsia="en-GB"/>
        </w:rPr>
        <w:t xml:space="preserve">407. </w:t>
      </w:r>
      <w:r w:rsidR="008A2912">
        <w:fldChar w:fldCharType="begin"/>
      </w:r>
      <w:r w:rsidR="008A2912">
        <w:instrText xml:space="preserve"> HYPERLINK "https://psycnet.apa.org/doi/10.1037/0097-7403.32.4.407" \t "_blank" </w:instrText>
      </w:r>
      <w:r w:rsidR="008A2912">
        <w:fldChar w:fldCharType="separate"/>
      </w:r>
      <w:r w:rsidRPr="0017467E">
        <w:rPr>
          <w:rStyle w:val="Hyperlink"/>
          <w:rFonts w:cs="Arial"/>
          <w:color w:val="23527C"/>
          <w:shd w:val="clear" w:color="auto" w:fill="FFFFFF"/>
        </w:rPr>
        <w:t>https://doi.org/10.1037/0097-7403.32.4.407</w:t>
      </w:r>
      <w:r w:rsidR="008A2912">
        <w:rPr>
          <w:rStyle w:val="Hyperlink"/>
          <w:rFonts w:cs="Arial"/>
          <w:color w:val="23527C"/>
          <w:shd w:val="clear" w:color="auto" w:fill="FFFFFF"/>
        </w:rPr>
        <w:fldChar w:fldCharType="end"/>
      </w:r>
    </w:p>
    <w:p w14:paraId="33022694" w14:textId="35F5CCEA" w:rsidR="00011F9B" w:rsidRDefault="0077452D">
      <w:pPr>
        <w:pStyle w:val="Literaturverzeichnis"/>
        <w:spacing w:after="100" w:afterAutospacing="1"/>
        <w:pPrChange w:id="835" w:author="yw" w:date="2022-03-29T10:55:00Z">
          <w:pPr>
            <w:pStyle w:val="Literaturverzeichnis"/>
          </w:pPr>
        </w:pPrChange>
      </w:pPr>
      <w:bookmarkStart w:id="836" w:name="ref-mcelreath_statistical_2020"/>
      <w:bookmarkEnd w:id="833"/>
      <w:proofErr w:type="spellStart"/>
      <w:r>
        <w:t>McElreath</w:t>
      </w:r>
      <w:proofErr w:type="spellEnd"/>
      <w:r>
        <w:t xml:space="preserve">, Richard. 2020. </w:t>
      </w:r>
      <w:r w:rsidR="0083192F">
        <w:t>“</w:t>
      </w:r>
      <w:r w:rsidRPr="0017467E">
        <w:t>Statistical Rethinking: A Bayesian Course with Examples in R and Stan</w:t>
      </w:r>
      <w:r>
        <w:t>.</w:t>
      </w:r>
      <w:r w:rsidR="0083192F">
        <w:t>”</w:t>
      </w:r>
      <w:r>
        <w:t xml:space="preserve"> </w:t>
      </w:r>
      <w:r w:rsidR="004A3D3F">
        <w:t xml:space="preserve">Chapter 4. </w:t>
      </w:r>
      <w:r w:rsidR="008040F8">
        <w:t>2</w:t>
      </w:r>
      <w:r w:rsidR="008040F8" w:rsidRPr="0017467E">
        <w:rPr>
          <w:vertAlign w:val="superscript"/>
        </w:rPr>
        <w:t>nd</w:t>
      </w:r>
      <w:r>
        <w:t xml:space="preserve"> ed. Boca Raton: Chapman; Hall/CRC. </w:t>
      </w:r>
      <w:r w:rsidR="008A2912">
        <w:fldChar w:fldCharType="begin"/>
      </w:r>
      <w:r w:rsidR="008A2912">
        <w:instrText xml:space="preserve"> HYPERLINK "https://doi.org/10.1201/9780429029608" \h </w:instrText>
      </w:r>
      <w:r w:rsidR="008A2912">
        <w:fldChar w:fldCharType="separate"/>
      </w:r>
      <w:r>
        <w:rPr>
          <w:rStyle w:val="Hyperlink"/>
        </w:rPr>
        <w:t>https://doi.org/10.1201/9780429029608</w:t>
      </w:r>
      <w:r w:rsidR="008A2912">
        <w:rPr>
          <w:rStyle w:val="Hyperlink"/>
        </w:rPr>
        <w:fldChar w:fldCharType="end"/>
      </w:r>
      <w:r>
        <w:t>.</w:t>
      </w:r>
    </w:p>
    <w:p w14:paraId="130F9914" w14:textId="2AF4D883" w:rsidR="00011F9B" w:rsidRDefault="00011F9B">
      <w:pPr>
        <w:pStyle w:val="Literaturverzeichnis"/>
        <w:spacing w:after="100" w:afterAutospacing="1"/>
        <w:pPrChange w:id="837" w:author="yw" w:date="2022-03-29T10:55:00Z">
          <w:pPr>
            <w:pStyle w:val="Literaturverzeichnis"/>
          </w:pPr>
        </w:pPrChange>
      </w:pPr>
      <w:r w:rsidRPr="0017467E">
        <w:rPr>
          <w:rFonts w:eastAsia="Times New Roman" w:cs="Arial"/>
          <w:color w:val="222222"/>
          <w:shd w:val="clear" w:color="auto" w:fill="FFFFFF"/>
          <w:lang w:val="en-IN" w:eastAsia="en-GB"/>
        </w:rPr>
        <w:t xml:space="preserve">Ohashi, </w:t>
      </w:r>
      <w:proofErr w:type="spellStart"/>
      <w:r w:rsidRPr="0017467E">
        <w:rPr>
          <w:rFonts w:eastAsia="Times New Roman" w:cs="Arial"/>
          <w:color w:val="222222"/>
          <w:shd w:val="clear" w:color="auto" w:fill="FFFFFF"/>
          <w:lang w:val="en-IN" w:eastAsia="en-GB"/>
        </w:rPr>
        <w:t>K</w:t>
      </w:r>
      <w:r>
        <w:rPr>
          <w:rFonts w:eastAsia="Times New Roman" w:cs="Arial"/>
          <w:color w:val="222222"/>
          <w:shd w:val="clear" w:color="auto" w:fill="FFFFFF"/>
          <w:lang w:val="en-IN" w:eastAsia="en-GB"/>
        </w:rPr>
        <w:t>azuharu</w:t>
      </w:r>
      <w:proofErr w:type="spellEnd"/>
      <w:r w:rsidR="00C63A28">
        <w:rPr>
          <w:rFonts w:eastAsia="Times New Roman" w:cs="Arial"/>
          <w:color w:val="222222"/>
          <w:shd w:val="clear" w:color="auto" w:fill="FFFFFF"/>
          <w:lang w:val="en-IN" w:eastAsia="en-GB"/>
        </w:rPr>
        <w:t>,</w:t>
      </w:r>
      <w:r w:rsidRPr="0017467E">
        <w:rPr>
          <w:rFonts w:eastAsia="Times New Roman" w:cs="Arial"/>
          <w:color w:val="222222"/>
          <w:shd w:val="clear" w:color="auto" w:fill="FFFFFF"/>
          <w:lang w:val="en-IN" w:eastAsia="en-GB"/>
        </w:rPr>
        <w:t xml:space="preserve"> and </w:t>
      </w:r>
      <w:r w:rsidR="00CB4C49">
        <w:rPr>
          <w:rFonts w:eastAsia="Times New Roman" w:cs="Arial"/>
          <w:color w:val="222222"/>
          <w:shd w:val="clear" w:color="auto" w:fill="FFFFFF"/>
          <w:lang w:val="en-IN" w:eastAsia="en-GB"/>
        </w:rPr>
        <w:t>James D. Thomson</w:t>
      </w:r>
      <w:r w:rsidR="00964882">
        <w:rPr>
          <w:rFonts w:eastAsia="Times New Roman" w:cs="Arial"/>
          <w:color w:val="222222"/>
          <w:shd w:val="clear" w:color="auto" w:fill="FFFFFF"/>
          <w:lang w:val="en-IN" w:eastAsia="en-GB"/>
        </w:rPr>
        <w:t>.</w:t>
      </w:r>
      <w:r w:rsidRPr="0017467E">
        <w:rPr>
          <w:rFonts w:eastAsia="Times New Roman" w:cs="Arial"/>
          <w:color w:val="222222"/>
          <w:shd w:val="clear" w:color="auto" w:fill="FFFFFF"/>
          <w:lang w:val="en-IN" w:eastAsia="en-GB"/>
        </w:rPr>
        <w:t xml:space="preserve"> 2005. </w:t>
      </w:r>
      <w:r w:rsidR="0035745F">
        <w:rPr>
          <w:rFonts w:eastAsia="Times New Roman" w:cs="Arial"/>
          <w:color w:val="222222"/>
          <w:shd w:val="clear" w:color="auto" w:fill="FFFFFF"/>
          <w:lang w:val="en-IN" w:eastAsia="en-GB"/>
        </w:rPr>
        <w:t>“</w:t>
      </w:r>
      <w:r w:rsidRPr="0017467E">
        <w:rPr>
          <w:rFonts w:eastAsia="Times New Roman" w:cs="Arial"/>
          <w:color w:val="222222"/>
          <w:shd w:val="clear" w:color="auto" w:fill="FFFFFF"/>
          <w:lang w:val="en-IN" w:eastAsia="en-GB"/>
        </w:rPr>
        <w:t>Efficient harvesting of renewing resources.</w:t>
      </w:r>
      <w:r w:rsidR="0035745F">
        <w:rPr>
          <w:rFonts w:eastAsia="Times New Roman" w:cs="Arial"/>
          <w:color w:val="222222"/>
          <w:shd w:val="clear" w:color="auto" w:fill="FFFFFF"/>
          <w:lang w:val="en-IN" w:eastAsia="en-GB"/>
        </w:rPr>
        <w:t>”</w:t>
      </w:r>
      <w:r w:rsidRPr="0017467E">
        <w:rPr>
          <w:rFonts w:eastAsia="Times New Roman" w:cs="Arial"/>
          <w:color w:val="222222"/>
          <w:shd w:val="clear" w:color="auto" w:fill="FFFFFF"/>
          <w:lang w:val="en-IN" w:eastAsia="en-GB"/>
        </w:rPr>
        <w:t> </w:t>
      </w:r>
      <w:r w:rsidRPr="0017467E">
        <w:rPr>
          <w:rFonts w:eastAsia="Times New Roman" w:cs="Arial"/>
          <w:i/>
          <w:iCs/>
          <w:color w:val="222222"/>
          <w:shd w:val="clear" w:color="auto" w:fill="FFFFFF"/>
          <w:lang w:val="en-IN" w:eastAsia="en-GB"/>
        </w:rPr>
        <w:t>Behavioral Ecology</w:t>
      </w:r>
      <w:r w:rsidRPr="0017467E">
        <w:rPr>
          <w:rFonts w:eastAsia="Times New Roman" w:cs="Arial"/>
          <w:color w:val="222222"/>
          <w:shd w:val="clear" w:color="auto" w:fill="FFFFFF"/>
          <w:lang w:val="en-IN" w:eastAsia="en-GB"/>
        </w:rPr>
        <w:t> 16</w:t>
      </w:r>
      <w:r w:rsidR="00BC7CD9">
        <w:rPr>
          <w:rFonts w:eastAsia="Times New Roman" w:cs="Arial"/>
          <w:color w:val="222222"/>
          <w:shd w:val="clear" w:color="auto" w:fill="FFFFFF"/>
          <w:lang w:val="en-IN" w:eastAsia="en-GB"/>
        </w:rPr>
        <w:t xml:space="preserve"> </w:t>
      </w:r>
      <w:r w:rsidRPr="0017467E">
        <w:rPr>
          <w:rFonts w:eastAsia="Times New Roman" w:cs="Arial"/>
          <w:color w:val="222222"/>
          <w:shd w:val="clear" w:color="auto" w:fill="FFFFFF"/>
          <w:lang w:val="en-IN" w:eastAsia="en-GB"/>
        </w:rPr>
        <w:t>(3)</w:t>
      </w:r>
      <w:r w:rsidR="00C63A28">
        <w:rPr>
          <w:rFonts w:eastAsia="Times New Roman" w:cs="Arial"/>
          <w:color w:val="222222"/>
          <w:shd w:val="clear" w:color="auto" w:fill="FFFFFF"/>
          <w:lang w:val="en-IN" w:eastAsia="en-GB"/>
        </w:rPr>
        <w:t>:</w:t>
      </w:r>
      <w:r w:rsidRPr="0017467E">
        <w:rPr>
          <w:rFonts w:eastAsia="Times New Roman" w:cs="Arial"/>
          <w:color w:val="222222"/>
          <w:shd w:val="clear" w:color="auto" w:fill="FFFFFF"/>
          <w:lang w:val="en-IN" w:eastAsia="en-GB"/>
        </w:rPr>
        <w:t>592-605.</w:t>
      </w:r>
      <w:r>
        <w:t xml:space="preserve"> </w:t>
      </w:r>
      <w:r w:rsidR="008A2912">
        <w:fldChar w:fldCharType="begin"/>
      </w:r>
      <w:r w:rsidR="008A2912">
        <w:instrText xml:space="preserve"> HYPERLINK "https://doi.org/10.1093/beheco/ari031" </w:instrText>
      </w:r>
      <w:r w:rsidR="008A2912">
        <w:fldChar w:fldCharType="separate"/>
      </w:r>
      <w:r w:rsidRPr="0017467E">
        <w:rPr>
          <w:rStyle w:val="Hyperlink"/>
          <w:bdr w:val="none" w:sz="0" w:space="0" w:color="auto" w:frame="1"/>
          <w:shd w:val="clear" w:color="auto" w:fill="FFFFFF"/>
        </w:rPr>
        <w:t>https://doi.org/10.1093/beheco/ari031</w:t>
      </w:r>
      <w:r w:rsidR="008A2912">
        <w:rPr>
          <w:rStyle w:val="Hyperlink"/>
          <w:bdr w:val="none" w:sz="0" w:space="0" w:color="auto" w:frame="1"/>
          <w:shd w:val="clear" w:color="auto" w:fill="FFFFFF"/>
        </w:rPr>
        <w:fldChar w:fldCharType="end"/>
      </w:r>
    </w:p>
    <w:p w14:paraId="7E523BB0" w14:textId="384EA02E" w:rsidR="009B17B8" w:rsidRPr="0017467E" w:rsidRDefault="00394E19">
      <w:pPr>
        <w:pStyle w:val="Literaturverzeichnis"/>
        <w:spacing w:after="100" w:afterAutospacing="1"/>
        <w:pPrChange w:id="838" w:author="yw" w:date="2022-03-29T10:55:00Z">
          <w:pPr>
            <w:pStyle w:val="Literaturverzeichnis"/>
          </w:pPr>
        </w:pPrChange>
      </w:pPr>
      <w:r w:rsidRPr="0017467E">
        <w:rPr>
          <w:rFonts w:cs="AppleSystemUIFont"/>
          <w:lang w:val="en-GB"/>
        </w:rPr>
        <w:t xml:space="preserve">Nachev, Vladislav, Kai Petra Stich, and York Winter. </w:t>
      </w:r>
      <w:r w:rsidR="00363F1F">
        <w:rPr>
          <w:rFonts w:cs="AppleSystemUIFont"/>
          <w:lang w:val="en-GB"/>
        </w:rPr>
        <w:t>2012.</w:t>
      </w:r>
      <w:r w:rsidR="00944123">
        <w:rPr>
          <w:rFonts w:cs="AppleSystemUIFont"/>
          <w:lang w:val="en-GB"/>
        </w:rPr>
        <w:t xml:space="preserve"> </w:t>
      </w:r>
      <w:r w:rsidR="00A81E83">
        <w:rPr>
          <w:rFonts w:cs="AppleSystemUIFont"/>
          <w:lang w:val="en-GB"/>
        </w:rPr>
        <w:t>“</w:t>
      </w:r>
      <w:r w:rsidRPr="0017467E">
        <w:rPr>
          <w:rFonts w:cs="AppleSystemUIFont"/>
          <w:lang w:val="en-GB"/>
        </w:rPr>
        <w:t>Weber’s law, the magnitude effect and discrimination of sugar concentrations in nectar-feeding animals.</w:t>
      </w:r>
      <w:r w:rsidR="00363F1F">
        <w:rPr>
          <w:rFonts w:cs="AppleSystemUIFont"/>
          <w:lang w:val="en-GB"/>
        </w:rPr>
        <w:t>”</w:t>
      </w:r>
      <w:r w:rsidRPr="0017467E">
        <w:rPr>
          <w:rFonts w:cs="AppleSystemUIFont"/>
          <w:lang w:val="en-GB"/>
        </w:rPr>
        <w:t> </w:t>
      </w:r>
      <w:proofErr w:type="spellStart"/>
      <w:r w:rsidRPr="0017467E">
        <w:rPr>
          <w:rFonts w:cs="AppleSystemUIFontItalic"/>
          <w:i/>
          <w:iCs/>
          <w:lang w:val="en-GB"/>
        </w:rPr>
        <w:t>PloS</w:t>
      </w:r>
      <w:proofErr w:type="spellEnd"/>
      <w:r w:rsidRPr="0017467E">
        <w:rPr>
          <w:rFonts w:cs="AppleSystemUIFontItalic"/>
          <w:i/>
          <w:iCs/>
          <w:lang w:val="en-GB"/>
        </w:rPr>
        <w:t xml:space="preserve"> one</w:t>
      </w:r>
      <w:r w:rsidRPr="0017467E">
        <w:rPr>
          <w:rFonts w:cs="AppleSystemUIFont"/>
          <w:lang w:val="en-GB"/>
        </w:rPr>
        <w:t> 8</w:t>
      </w:r>
      <w:r w:rsidR="00BA2D0B">
        <w:rPr>
          <w:rFonts w:cs="AppleSystemUIFont"/>
          <w:lang w:val="en-GB"/>
        </w:rPr>
        <w:t xml:space="preserve"> </w:t>
      </w:r>
      <w:r w:rsidR="00363F1F">
        <w:rPr>
          <w:rFonts w:cs="AppleSystemUIFont"/>
          <w:lang w:val="en-GB"/>
        </w:rPr>
        <w:t>(</w:t>
      </w:r>
      <w:r w:rsidRPr="0017467E">
        <w:rPr>
          <w:rFonts w:cs="AppleSystemUIFont"/>
          <w:lang w:val="en-GB"/>
        </w:rPr>
        <w:t>9</w:t>
      </w:r>
      <w:r w:rsidR="00363F1F">
        <w:rPr>
          <w:rFonts w:cs="AppleSystemUIFont"/>
          <w:lang w:val="en-GB"/>
        </w:rPr>
        <w:t>)</w:t>
      </w:r>
      <w:r w:rsidRPr="0017467E">
        <w:rPr>
          <w:rFonts w:cs="AppleSystemUIFont"/>
          <w:lang w:val="en-GB"/>
        </w:rPr>
        <w:t xml:space="preserve">: e74144. </w:t>
      </w:r>
      <w:r w:rsidR="008A2912">
        <w:fldChar w:fldCharType="begin"/>
      </w:r>
      <w:r w:rsidR="008A2912">
        <w:instrText xml:space="preserve"> HYPERLINK "https://doi.org/10.1371/journal.pone.0074144" </w:instrText>
      </w:r>
      <w:r w:rsidR="008A2912">
        <w:fldChar w:fldCharType="separate"/>
      </w:r>
      <w:r w:rsidRPr="0017467E">
        <w:rPr>
          <w:rFonts w:cs="AppleSystemUIFont"/>
          <w:color w:val="DCA10D"/>
          <w:lang w:val="en-GB"/>
        </w:rPr>
        <w:t>https://doi.org/10.1371/journal.pone.0074144</w:t>
      </w:r>
      <w:r w:rsidR="008A2912">
        <w:rPr>
          <w:rFonts w:cs="AppleSystemUIFont"/>
          <w:color w:val="DCA10D"/>
          <w:lang w:val="en-GB"/>
        </w:rPr>
        <w:fldChar w:fldCharType="end"/>
      </w:r>
    </w:p>
    <w:p w14:paraId="77ADD122" w14:textId="586CED5F" w:rsidR="00363F1F" w:rsidRDefault="00363F1F">
      <w:pPr>
        <w:pStyle w:val="Literaturverzeichnis"/>
        <w:spacing w:after="100" w:afterAutospacing="1"/>
        <w:rPr>
          <w:rFonts w:eastAsia="Times New Roman" w:cs="Segoe UI"/>
          <w:color w:val="333333"/>
          <w:shd w:val="clear" w:color="auto" w:fill="FCFCFC"/>
          <w:lang w:val="en-IN" w:eastAsia="en-GB"/>
        </w:rPr>
        <w:pPrChange w:id="839" w:author="yw" w:date="2022-03-29T10:55:00Z">
          <w:pPr>
            <w:pStyle w:val="Literaturverzeichnis"/>
          </w:pPr>
        </w:pPrChange>
      </w:pPr>
      <w:r w:rsidRPr="0017467E">
        <w:rPr>
          <w:rFonts w:eastAsia="Times New Roman" w:cs="Arial"/>
          <w:color w:val="222222"/>
          <w:shd w:val="clear" w:color="auto" w:fill="FFFFFF"/>
          <w:lang w:val="en-IN" w:eastAsia="en-GB"/>
        </w:rPr>
        <w:lastRenderedPageBreak/>
        <w:t xml:space="preserve">Rose, Andreas, Miriam Kolar, Marco </w:t>
      </w:r>
      <w:proofErr w:type="spellStart"/>
      <w:r w:rsidRPr="0017467E">
        <w:rPr>
          <w:rFonts w:eastAsia="Times New Roman" w:cs="Arial"/>
          <w:color w:val="222222"/>
          <w:shd w:val="clear" w:color="auto" w:fill="FFFFFF"/>
          <w:lang w:val="en-IN" w:eastAsia="en-GB"/>
        </w:rPr>
        <w:t>Tschapka</w:t>
      </w:r>
      <w:proofErr w:type="spellEnd"/>
      <w:r w:rsidRPr="0017467E">
        <w:rPr>
          <w:rFonts w:eastAsia="Times New Roman" w:cs="Arial"/>
          <w:color w:val="222222"/>
          <w:shd w:val="clear" w:color="auto" w:fill="FFFFFF"/>
          <w:lang w:val="en-IN" w:eastAsia="en-GB"/>
        </w:rPr>
        <w:t>, and Mirjam Knörnschild. 2016. "Learning where to feed: the use of social information in flower-visiting Pallas’ long-tongued bats (</w:t>
      </w:r>
      <w:proofErr w:type="spellStart"/>
      <w:r w:rsidRPr="0017467E">
        <w:rPr>
          <w:rFonts w:eastAsia="Times New Roman" w:cs="Arial"/>
          <w:i/>
          <w:iCs/>
          <w:color w:val="222222"/>
          <w:shd w:val="clear" w:color="auto" w:fill="FFFFFF"/>
          <w:lang w:val="en-IN" w:eastAsia="en-GB"/>
        </w:rPr>
        <w:t>Glossophaga</w:t>
      </w:r>
      <w:proofErr w:type="spellEnd"/>
      <w:r w:rsidRPr="0017467E">
        <w:rPr>
          <w:rFonts w:eastAsia="Times New Roman" w:cs="Arial"/>
          <w:i/>
          <w:iCs/>
          <w:color w:val="222222"/>
          <w:shd w:val="clear" w:color="auto" w:fill="FFFFFF"/>
          <w:lang w:val="en-IN" w:eastAsia="en-GB"/>
        </w:rPr>
        <w:t xml:space="preserve"> </w:t>
      </w:r>
      <w:proofErr w:type="spellStart"/>
      <w:r w:rsidRPr="0017467E">
        <w:rPr>
          <w:rFonts w:eastAsia="Times New Roman" w:cs="Arial"/>
          <w:i/>
          <w:iCs/>
          <w:color w:val="222222"/>
          <w:shd w:val="clear" w:color="auto" w:fill="FFFFFF"/>
          <w:lang w:val="en-IN" w:eastAsia="en-GB"/>
        </w:rPr>
        <w:t>soricina</w:t>
      </w:r>
      <w:proofErr w:type="spellEnd"/>
      <w:r w:rsidRPr="0017467E">
        <w:rPr>
          <w:rFonts w:eastAsia="Times New Roman" w:cs="Arial"/>
          <w:color w:val="222222"/>
          <w:shd w:val="clear" w:color="auto" w:fill="FFFFFF"/>
          <w:lang w:val="en-IN" w:eastAsia="en-GB"/>
        </w:rPr>
        <w:t>)." </w:t>
      </w:r>
      <w:r w:rsidRPr="0017467E">
        <w:rPr>
          <w:rFonts w:eastAsia="Times New Roman" w:cs="Arial"/>
          <w:i/>
          <w:iCs/>
          <w:color w:val="222222"/>
          <w:shd w:val="clear" w:color="auto" w:fill="FFFFFF"/>
          <w:lang w:val="en-IN" w:eastAsia="en-GB"/>
        </w:rPr>
        <w:t>Animal cognition</w:t>
      </w:r>
      <w:r w:rsidRPr="0017467E">
        <w:rPr>
          <w:rFonts w:eastAsia="Times New Roman" w:cs="Arial"/>
          <w:color w:val="222222"/>
          <w:shd w:val="clear" w:color="auto" w:fill="FFFFFF"/>
          <w:lang w:val="en-IN" w:eastAsia="en-GB"/>
        </w:rPr>
        <w:t> 19</w:t>
      </w:r>
      <w:r w:rsidR="00BA2D0B">
        <w:rPr>
          <w:rFonts w:eastAsia="Times New Roman" w:cs="Arial"/>
          <w:color w:val="222222"/>
          <w:shd w:val="clear" w:color="auto" w:fill="FFFFFF"/>
          <w:lang w:val="en-IN" w:eastAsia="en-GB"/>
        </w:rPr>
        <w:t xml:space="preserve"> </w:t>
      </w:r>
      <w:r w:rsidRPr="0017467E">
        <w:rPr>
          <w:rFonts w:eastAsia="Times New Roman" w:cs="Arial"/>
          <w:color w:val="222222"/>
          <w:shd w:val="clear" w:color="auto" w:fill="FFFFFF"/>
          <w:lang w:val="en-IN" w:eastAsia="en-GB"/>
        </w:rPr>
        <w:t>(2): 251-262.</w:t>
      </w:r>
      <w:r w:rsidR="009B17B8" w:rsidRPr="0017467E">
        <w:rPr>
          <w:rFonts w:eastAsia="Times New Roman" w:cs="Arial"/>
          <w:color w:val="222222"/>
          <w:shd w:val="clear" w:color="auto" w:fill="FFFFFF"/>
          <w:lang w:val="en-IN" w:eastAsia="en-GB"/>
        </w:rPr>
        <w:t xml:space="preserve"> </w:t>
      </w:r>
      <w:r w:rsidR="008A2912">
        <w:fldChar w:fldCharType="begin"/>
      </w:r>
      <w:r w:rsidR="008A2912">
        <w:instrText xml:space="preserve"> HYPERLINK "https://doi.org/10.1007/s10071-015-0930-9" </w:instrText>
      </w:r>
      <w:r w:rsidR="008A2912">
        <w:fldChar w:fldCharType="separate"/>
      </w:r>
      <w:r w:rsidR="00FC2B95" w:rsidRPr="0017467E">
        <w:rPr>
          <w:rStyle w:val="Hyperlink"/>
        </w:rPr>
        <w:t>https://doi.org/10.1007/s10071-015-0930-9</w:t>
      </w:r>
      <w:r w:rsidR="008A2912">
        <w:rPr>
          <w:rStyle w:val="Hyperlink"/>
        </w:rPr>
        <w:fldChar w:fldCharType="end"/>
      </w:r>
    </w:p>
    <w:p w14:paraId="37978008" w14:textId="6C8E3EFC" w:rsidR="00FC2B95" w:rsidRPr="009B17B8" w:rsidRDefault="00FC2B95">
      <w:pPr>
        <w:pStyle w:val="Literaturverzeichnis"/>
        <w:spacing w:after="100" w:afterAutospacing="1"/>
        <w:pPrChange w:id="840" w:author="yw" w:date="2022-03-29T10:55:00Z">
          <w:pPr>
            <w:pStyle w:val="Literaturverzeichnis"/>
          </w:pPr>
        </w:pPrChange>
      </w:pPr>
      <w:proofErr w:type="spellStart"/>
      <w:r>
        <w:t>Shettleworth</w:t>
      </w:r>
      <w:proofErr w:type="spellEnd"/>
      <w:r>
        <w:t>, Sara J. 2010a. “</w:t>
      </w:r>
      <w:r w:rsidRPr="00FD5CF2">
        <w:t>Cognition, Evolution, and Behavior</w:t>
      </w:r>
      <w:r>
        <w:t>.” Chapter 4. 2</w:t>
      </w:r>
      <w:r w:rsidRPr="00FD5CF2">
        <w:rPr>
          <w:vertAlign w:val="superscript"/>
        </w:rPr>
        <w:t>nd</w:t>
      </w:r>
      <w:r>
        <w:t xml:space="preserve"> ed. Oxford; New York: Oxford University Press. </w:t>
      </w:r>
      <w:r w:rsidR="008A2912">
        <w:fldChar w:fldCharType="begin"/>
      </w:r>
      <w:r w:rsidR="008A2912">
        <w:instrText xml:space="preserve"> HYPERLINK "http://www.dawsonera.com/depp/reader/protected/external/AbstractView/S9780199717811" \h </w:instrText>
      </w:r>
      <w:r w:rsidR="008A2912">
        <w:fldChar w:fldCharType="separate"/>
      </w:r>
      <w:r>
        <w:rPr>
          <w:rStyle w:val="Hyperlink"/>
        </w:rPr>
        <w:t>http://www.dawsonera.com/depp/reader/protected/external/AbstractView/S9780199717811</w:t>
      </w:r>
      <w:r w:rsidR="008A2912">
        <w:rPr>
          <w:rStyle w:val="Hyperlink"/>
        </w:rPr>
        <w:fldChar w:fldCharType="end"/>
      </w:r>
      <w:r>
        <w:t>.</w:t>
      </w:r>
    </w:p>
    <w:p w14:paraId="496C0A66" w14:textId="273A8EAB" w:rsidR="005C6ADF" w:rsidRDefault="0077452D">
      <w:pPr>
        <w:pStyle w:val="Literaturverzeichnis"/>
        <w:spacing w:after="100" w:afterAutospacing="1"/>
        <w:pPrChange w:id="841" w:author="yw" w:date="2022-03-29T10:55:00Z">
          <w:pPr>
            <w:pStyle w:val="Literaturverzeichnis"/>
          </w:pPr>
        </w:pPrChange>
      </w:pPr>
      <w:bookmarkStart w:id="842" w:name="ref-shettleworth_cognition_2010"/>
      <w:bookmarkEnd w:id="836"/>
      <w:proofErr w:type="spellStart"/>
      <w:r>
        <w:t>Shettleworth</w:t>
      </w:r>
      <w:proofErr w:type="spellEnd"/>
      <w:r>
        <w:t>, Sara J. 2010</w:t>
      </w:r>
      <w:r w:rsidR="00FC2B95">
        <w:t>b</w:t>
      </w:r>
      <w:r>
        <w:t xml:space="preserve">. </w:t>
      </w:r>
      <w:r w:rsidR="00487410">
        <w:t>“</w:t>
      </w:r>
      <w:r w:rsidRPr="0017467E">
        <w:t>Cognition, Evolution, and Behavior</w:t>
      </w:r>
      <w:r>
        <w:t>.</w:t>
      </w:r>
      <w:r w:rsidR="00487410">
        <w:t>” Chapter 6.</w:t>
      </w:r>
      <w:r>
        <w:t xml:space="preserve"> </w:t>
      </w:r>
      <w:r w:rsidR="00487410">
        <w:t>2</w:t>
      </w:r>
      <w:r w:rsidR="00487410" w:rsidRPr="0017467E">
        <w:rPr>
          <w:vertAlign w:val="superscript"/>
        </w:rPr>
        <w:t>nd</w:t>
      </w:r>
      <w:r w:rsidR="00487410">
        <w:t xml:space="preserve"> ed. </w:t>
      </w:r>
      <w:r>
        <w:t xml:space="preserve">Oxford; New York: Oxford University Press. </w:t>
      </w:r>
      <w:r w:rsidR="008A2912">
        <w:fldChar w:fldCharType="begin"/>
      </w:r>
      <w:r w:rsidR="008A2912">
        <w:instrText xml:space="preserve"> HYPERLINK "http://www.dawsonera.com/depp/reader/protected/external/AbstractView/S9780199717811" \h </w:instrText>
      </w:r>
      <w:r w:rsidR="008A2912">
        <w:fldChar w:fldCharType="separate"/>
      </w:r>
      <w:r>
        <w:rPr>
          <w:rStyle w:val="Hyperlink"/>
        </w:rPr>
        <w:t>http://www.dawsonera.com/depp/reader/protected/external/AbstractView/S9780199717811</w:t>
      </w:r>
      <w:r w:rsidR="008A2912">
        <w:rPr>
          <w:rStyle w:val="Hyperlink"/>
        </w:rPr>
        <w:fldChar w:fldCharType="end"/>
      </w:r>
      <w:r>
        <w:t>.</w:t>
      </w:r>
      <w:bookmarkStart w:id="843" w:name="ref-shiffrin_survey_2008"/>
      <w:bookmarkEnd w:id="842"/>
    </w:p>
    <w:p w14:paraId="171728FB" w14:textId="4011654E" w:rsidR="0077452D" w:rsidRDefault="0077452D">
      <w:pPr>
        <w:pStyle w:val="Literaturverzeichnis"/>
        <w:spacing w:after="100" w:afterAutospacing="1"/>
        <w:pPrChange w:id="844" w:author="yw" w:date="2022-03-29T10:55:00Z">
          <w:pPr>
            <w:pStyle w:val="Literaturverzeichnis"/>
          </w:pPr>
        </w:pPrChange>
      </w:pPr>
      <w:r>
        <w:t xml:space="preserve">Shiffrin, Richard M., Michael D. Lee, </w:t>
      </w:r>
      <w:proofErr w:type="spellStart"/>
      <w:r>
        <w:t>Woojae</w:t>
      </w:r>
      <w:proofErr w:type="spellEnd"/>
      <w:r>
        <w:t xml:space="preserve"> Kim, and Eric-Jan </w:t>
      </w:r>
      <w:proofErr w:type="spellStart"/>
      <w:r>
        <w:t>Wagenmakers</w:t>
      </w:r>
      <w:proofErr w:type="spellEnd"/>
      <w:r>
        <w:t xml:space="preserve">. 2008. “A Survey of Model Evaluation Approaches </w:t>
      </w:r>
      <w:r w:rsidR="00B14721">
        <w:t>w</w:t>
      </w:r>
      <w:r>
        <w:t xml:space="preserve">ith a Tutorial on Hierarchical Bayesian Methods.” </w:t>
      </w:r>
      <w:r>
        <w:rPr>
          <w:i/>
          <w:iCs/>
        </w:rPr>
        <w:t>Cognitive Science</w:t>
      </w:r>
      <w:r>
        <w:t xml:space="preserve"> 32 (8): 1248–84. </w:t>
      </w:r>
      <w:r w:rsidR="008A2912">
        <w:fldChar w:fldCharType="begin"/>
      </w:r>
      <w:r w:rsidR="008A2912">
        <w:instrText xml:space="preserve"> HYPERLINK "https://doi.org/10.1080/03640210802414826" \h </w:instrText>
      </w:r>
      <w:r w:rsidR="008A2912">
        <w:fldChar w:fldCharType="separate"/>
      </w:r>
      <w:r>
        <w:rPr>
          <w:rStyle w:val="Hyperlink"/>
        </w:rPr>
        <w:t>https://doi.org/10.1080/03640210802414826</w:t>
      </w:r>
      <w:r w:rsidR="008A2912">
        <w:rPr>
          <w:rStyle w:val="Hyperlink"/>
        </w:rPr>
        <w:fldChar w:fldCharType="end"/>
      </w:r>
      <w:r>
        <w:t>.</w:t>
      </w:r>
    </w:p>
    <w:p w14:paraId="6E8BD91B" w14:textId="59957BD5" w:rsidR="0077452D" w:rsidRDefault="0077452D">
      <w:pPr>
        <w:pStyle w:val="Literaturverzeichnis"/>
        <w:spacing w:after="100" w:afterAutospacing="1"/>
        <w:pPrChange w:id="845" w:author="yw" w:date="2022-03-29T10:55:00Z">
          <w:pPr>
            <w:pStyle w:val="Literaturverzeichnis"/>
          </w:pPr>
        </w:pPrChange>
      </w:pPr>
      <w:bookmarkStart w:id="846" w:name="ref-strang_serial_2014"/>
      <w:bookmarkEnd w:id="843"/>
      <w:r>
        <w:t>Strang, Caroline G., and David F. Sherry. 2014. “Serial Reversal Learning in Bumblebees (</w:t>
      </w:r>
      <w:r>
        <w:rPr>
          <w:i/>
          <w:iCs/>
        </w:rPr>
        <w:t xml:space="preserve">Bombus </w:t>
      </w:r>
      <w:r w:rsidR="000700E7" w:rsidRPr="0017467E">
        <w:rPr>
          <w:i/>
          <w:iCs/>
        </w:rPr>
        <w:t>i</w:t>
      </w:r>
      <w:r w:rsidRPr="0017467E">
        <w:rPr>
          <w:i/>
          <w:iCs/>
        </w:rPr>
        <w:t>mpatiens</w:t>
      </w:r>
      <w:r>
        <w:t xml:space="preserve">).” </w:t>
      </w:r>
      <w:r>
        <w:rPr>
          <w:i/>
          <w:iCs/>
        </w:rPr>
        <w:t>Animal Cognition</w:t>
      </w:r>
      <w:r>
        <w:t xml:space="preserve"> 17 (3): 723–34. </w:t>
      </w:r>
      <w:r w:rsidR="008A2912">
        <w:fldChar w:fldCharType="begin"/>
      </w:r>
      <w:r w:rsidR="008A2912">
        <w:instrText xml:space="preserve"> HYPERLINK "https://doi.org/10.1007/s10071-013-0704-1" \h </w:instrText>
      </w:r>
      <w:r w:rsidR="008A2912">
        <w:fldChar w:fldCharType="separate"/>
      </w:r>
      <w:r>
        <w:rPr>
          <w:rStyle w:val="Hyperlink"/>
        </w:rPr>
        <w:t>https://doi.org/10.1007/s10071-013-0704-1</w:t>
      </w:r>
      <w:r w:rsidR="008A2912">
        <w:rPr>
          <w:rStyle w:val="Hyperlink"/>
        </w:rPr>
        <w:fldChar w:fldCharType="end"/>
      </w:r>
      <w:r>
        <w:t>.</w:t>
      </w:r>
    </w:p>
    <w:p w14:paraId="0614DC4B" w14:textId="31D6AF55" w:rsidR="0077452D" w:rsidRDefault="0077452D">
      <w:pPr>
        <w:pStyle w:val="Literaturverzeichnis"/>
        <w:spacing w:after="100" w:afterAutospacing="1"/>
        <w:pPrChange w:id="847" w:author="yw" w:date="2022-03-29T10:55:00Z">
          <w:pPr>
            <w:pStyle w:val="Literaturverzeichnis"/>
          </w:pPr>
        </w:pPrChange>
      </w:pPr>
      <w:bookmarkStart w:id="848" w:name="ref-tait_assessment_2018"/>
      <w:bookmarkEnd w:id="846"/>
      <w:r>
        <w:t xml:space="preserve">Tait, David S., Eric M. Bowman, Lorenz S. Neuwirth, and Verity J. Brown. 2018. “Assessment of </w:t>
      </w:r>
      <w:proofErr w:type="spellStart"/>
      <w:r>
        <w:t>Intradimensional</w:t>
      </w:r>
      <w:proofErr w:type="spellEnd"/>
      <w:r>
        <w:t xml:space="preserve">/Extradimensional Attentional Set-Shifting in Rats.” </w:t>
      </w:r>
      <w:r>
        <w:rPr>
          <w:i/>
          <w:iCs/>
        </w:rPr>
        <w:t>Neuroscience &amp; Biobehavioral Reviews</w:t>
      </w:r>
      <w:r>
        <w:t xml:space="preserve"> 89</w:t>
      </w:r>
      <w:r w:rsidR="0042594A">
        <w:t xml:space="preserve">: </w:t>
      </w:r>
      <w:r>
        <w:t xml:space="preserve">72–84. </w:t>
      </w:r>
      <w:r w:rsidR="008A2912">
        <w:fldChar w:fldCharType="begin"/>
      </w:r>
      <w:r w:rsidR="008A2912">
        <w:instrText xml:space="preserve"> HYPERLINK "https://doi.org/10.1016/j.neubiorev.2018.02.013" \h </w:instrText>
      </w:r>
      <w:r w:rsidR="008A2912">
        <w:fldChar w:fldCharType="separate"/>
      </w:r>
      <w:r>
        <w:rPr>
          <w:rStyle w:val="Hyperlink"/>
        </w:rPr>
        <w:t>https://doi.org/10.1016/j.neubiorev.2018.02.013</w:t>
      </w:r>
      <w:r w:rsidR="008A2912">
        <w:rPr>
          <w:rStyle w:val="Hyperlink"/>
        </w:rPr>
        <w:fldChar w:fldCharType="end"/>
      </w:r>
      <w:r>
        <w:t>.</w:t>
      </w:r>
    </w:p>
    <w:p w14:paraId="79BB1B7C" w14:textId="71BCC734" w:rsidR="00B56F46" w:rsidRPr="00C12EB4" w:rsidRDefault="0077452D">
      <w:pPr>
        <w:pStyle w:val="Literaturverzeichnis"/>
        <w:spacing w:after="100" w:afterAutospacing="1"/>
        <w:rPr>
          <w:lang w:val="de-DE"/>
          <w:rPrChange w:id="849" w:author="yw" w:date="2022-03-28T15:08:00Z">
            <w:rPr/>
          </w:rPrChange>
        </w:rPr>
        <w:pPrChange w:id="850" w:author="yw" w:date="2022-03-29T10:55:00Z">
          <w:pPr>
            <w:pStyle w:val="Literaturverzeichnis"/>
          </w:pPr>
        </w:pPrChange>
      </w:pPr>
      <w:bookmarkStart w:id="851" w:name="ref-tello-ramos_spatial_2019"/>
      <w:bookmarkEnd w:id="848"/>
      <w:r>
        <w:t xml:space="preserve">Tello-Ramos, Maria C., Carrie L. Branch, </w:t>
      </w:r>
      <w:proofErr w:type="spellStart"/>
      <w:r>
        <w:t>Dovid</w:t>
      </w:r>
      <w:proofErr w:type="spellEnd"/>
      <w:r>
        <w:t xml:space="preserve"> Y. </w:t>
      </w:r>
      <w:proofErr w:type="spellStart"/>
      <w:r>
        <w:t>Kozlovsky</w:t>
      </w:r>
      <w:proofErr w:type="spellEnd"/>
      <w:r>
        <w:t xml:space="preserve">, Angela M. </w:t>
      </w:r>
      <w:proofErr w:type="spellStart"/>
      <w:r>
        <w:t>Pitera</w:t>
      </w:r>
      <w:proofErr w:type="spellEnd"/>
      <w:r>
        <w:t xml:space="preserve">, and Vladimir V. </w:t>
      </w:r>
      <w:proofErr w:type="spellStart"/>
      <w:r>
        <w:t>Pravosudov</w:t>
      </w:r>
      <w:proofErr w:type="spellEnd"/>
      <w:r>
        <w:t xml:space="preserve">. 2019. “Spatial Memory and Cognitive Flexibility Trade-Offs: To Be or Not to Be Flexible, That Is the Question.” </w:t>
      </w:r>
      <w:r w:rsidRPr="00C12EB4">
        <w:rPr>
          <w:i/>
          <w:iCs/>
          <w:lang w:val="de-DE"/>
          <w:rPrChange w:id="852" w:author="yw" w:date="2022-03-28T15:08:00Z">
            <w:rPr>
              <w:i/>
              <w:iCs/>
            </w:rPr>
          </w:rPrChange>
        </w:rPr>
        <w:t xml:space="preserve">Animal </w:t>
      </w:r>
      <w:proofErr w:type="spellStart"/>
      <w:r w:rsidRPr="00C12EB4">
        <w:rPr>
          <w:i/>
          <w:iCs/>
          <w:lang w:val="de-DE"/>
          <w:rPrChange w:id="853" w:author="yw" w:date="2022-03-28T15:08:00Z">
            <w:rPr>
              <w:i/>
              <w:iCs/>
            </w:rPr>
          </w:rPrChange>
        </w:rPr>
        <w:t>Behaviour</w:t>
      </w:r>
      <w:proofErr w:type="spellEnd"/>
      <w:r w:rsidRPr="00C12EB4">
        <w:rPr>
          <w:lang w:val="de-DE"/>
          <w:rPrChange w:id="854" w:author="yw" w:date="2022-03-28T15:08:00Z">
            <w:rPr/>
          </w:rPrChange>
        </w:rPr>
        <w:t xml:space="preserve"> 147</w:t>
      </w:r>
      <w:r w:rsidR="0042594A" w:rsidRPr="00C12EB4">
        <w:rPr>
          <w:lang w:val="de-DE"/>
          <w:rPrChange w:id="855" w:author="yw" w:date="2022-03-28T15:08:00Z">
            <w:rPr/>
          </w:rPrChange>
        </w:rPr>
        <w:t xml:space="preserve">: </w:t>
      </w:r>
      <w:r w:rsidRPr="00C12EB4">
        <w:rPr>
          <w:lang w:val="de-DE"/>
          <w:rPrChange w:id="856" w:author="yw" w:date="2022-03-28T15:08:00Z">
            <w:rPr/>
          </w:rPrChange>
        </w:rPr>
        <w:t xml:space="preserve">129–36. </w:t>
      </w:r>
      <w:r w:rsidR="008A2912">
        <w:fldChar w:fldCharType="begin"/>
      </w:r>
      <w:r w:rsidR="008A2912" w:rsidRPr="00C12EB4">
        <w:rPr>
          <w:lang w:val="de-DE"/>
          <w:rPrChange w:id="857" w:author="yw" w:date="2022-03-28T15:08:00Z">
            <w:rPr/>
          </w:rPrChange>
        </w:rPr>
        <w:instrText xml:space="preserve"> HYPERLINK "https://doi.org/10.1016/j.anbehav.2018.02.019" \h </w:instrText>
      </w:r>
      <w:r w:rsidR="008A2912">
        <w:fldChar w:fldCharType="separate"/>
      </w:r>
      <w:r w:rsidRPr="00C12EB4">
        <w:rPr>
          <w:rStyle w:val="Hyperlink"/>
          <w:lang w:val="de-DE"/>
          <w:rPrChange w:id="858" w:author="yw" w:date="2022-03-28T15:08:00Z">
            <w:rPr>
              <w:rStyle w:val="Hyperlink"/>
            </w:rPr>
          </w:rPrChange>
        </w:rPr>
        <w:t>https://doi.org/10.1016/j.anbehav.2018.02.019</w:t>
      </w:r>
      <w:r w:rsidR="008A2912">
        <w:rPr>
          <w:rStyle w:val="Hyperlink"/>
        </w:rPr>
        <w:fldChar w:fldCharType="end"/>
      </w:r>
      <w:r w:rsidRPr="00C12EB4">
        <w:rPr>
          <w:lang w:val="de-DE"/>
          <w:rPrChange w:id="859" w:author="yw" w:date="2022-03-28T15:08:00Z">
            <w:rPr/>
          </w:rPrChange>
        </w:rPr>
        <w:t>.</w:t>
      </w:r>
      <w:bookmarkStart w:id="860" w:name="ref-thiele_hierarchical_2005"/>
      <w:bookmarkEnd w:id="851"/>
    </w:p>
    <w:p w14:paraId="31CA341A" w14:textId="60E569DC" w:rsidR="00AA66C8" w:rsidRPr="00B56F46" w:rsidRDefault="00AA66C8">
      <w:pPr>
        <w:pStyle w:val="Literaturverzeichnis"/>
        <w:spacing w:after="100" w:afterAutospacing="1"/>
        <w:pPrChange w:id="861" w:author="yw" w:date="2022-03-29T10:55:00Z">
          <w:pPr>
            <w:pStyle w:val="Literaturverzeichnis"/>
          </w:pPr>
        </w:pPrChange>
      </w:pPr>
      <w:r w:rsidRPr="00C12EB4">
        <w:rPr>
          <w:lang w:val="de-DE"/>
          <w:rPrChange w:id="862" w:author="yw" w:date="2022-03-28T15:08:00Z">
            <w:rPr/>
          </w:rPrChange>
        </w:rPr>
        <w:t>Thiele</w:t>
      </w:r>
      <w:r w:rsidR="00C210C0" w:rsidRPr="00C12EB4">
        <w:rPr>
          <w:lang w:val="de-DE"/>
          <w:rPrChange w:id="863" w:author="yw" w:date="2022-03-28T15:08:00Z">
            <w:rPr/>
          </w:rPrChange>
        </w:rPr>
        <w:t>,</w:t>
      </w:r>
      <w:r w:rsidRPr="00C12EB4">
        <w:rPr>
          <w:lang w:val="de-DE"/>
          <w:rPrChange w:id="864" w:author="yw" w:date="2022-03-28T15:08:00Z">
            <w:rPr/>
          </w:rPrChange>
        </w:rPr>
        <w:t xml:space="preserve"> J</w:t>
      </w:r>
      <w:r w:rsidR="00C210C0" w:rsidRPr="00C12EB4">
        <w:rPr>
          <w:lang w:val="de-DE"/>
          <w:rPrChange w:id="865" w:author="yw" w:date="2022-03-28T15:08:00Z">
            <w:rPr/>
          </w:rPrChange>
        </w:rPr>
        <w:t>ohannes.</w:t>
      </w:r>
      <w:r w:rsidRPr="00C12EB4">
        <w:rPr>
          <w:lang w:val="de-DE"/>
          <w:rPrChange w:id="866" w:author="yw" w:date="2022-03-28T15:08:00Z">
            <w:rPr/>
          </w:rPrChange>
        </w:rPr>
        <w:t xml:space="preserve"> 2006</w:t>
      </w:r>
      <w:r w:rsidR="00C210C0" w:rsidRPr="00C12EB4">
        <w:rPr>
          <w:lang w:val="de-DE"/>
          <w:rPrChange w:id="867" w:author="yw" w:date="2022-03-28T15:08:00Z">
            <w:rPr/>
          </w:rPrChange>
        </w:rPr>
        <w:t>.</w:t>
      </w:r>
      <w:r w:rsidRPr="00C12EB4">
        <w:rPr>
          <w:lang w:val="de-DE"/>
          <w:rPrChange w:id="868" w:author="yw" w:date="2022-03-28T15:08:00Z">
            <w:rPr/>
          </w:rPrChange>
        </w:rPr>
        <w:t xml:space="preserve"> </w:t>
      </w:r>
      <w:r w:rsidR="00C210C0" w:rsidRPr="00C12EB4">
        <w:rPr>
          <w:lang w:val="de-DE"/>
          <w:rPrChange w:id="869" w:author="yw" w:date="2022-03-28T15:08:00Z">
            <w:rPr/>
          </w:rPrChange>
        </w:rPr>
        <w:t>“</w:t>
      </w:r>
      <w:r w:rsidRPr="00C12EB4">
        <w:rPr>
          <w:lang w:val="de-DE"/>
          <w:rPrChange w:id="870" w:author="yw" w:date="2022-03-28T15:08:00Z">
            <w:rPr/>
          </w:rPrChange>
        </w:rPr>
        <w:t xml:space="preserve">Nahrungssuchstrategien der </w:t>
      </w:r>
      <w:proofErr w:type="spellStart"/>
      <w:r w:rsidRPr="00C12EB4">
        <w:rPr>
          <w:lang w:val="de-DE"/>
          <w:rPrChange w:id="871" w:author="yw" w:date="2022-03-28T15:08:00Z">
            <w:rPr/>
          </w:rPrChange>
        </w:rPr>
        <w:t>nektarivoren</w:t>
      </w:r>
      <w:proofErr w:type="spellEnd"/>
      <w:r w:rsidRPr="00C12EB4">
        <w:rPr>
          <w:lang w:val="de-DE"/>
          <w:rPrChange w:id="872" w:author="yw" w:date="2022-03-28T15:08:00Z">
            <w:rPr/>
          </w:rPrChange>
        </w:rPr>
        <w:t xml:space="preserve"> Fledermaus </w:t>
      </w:r>
      <w:proofErr w:type="spellStart"/>
      <w:r w:rsidRPr="00C12EB4">
        <w:rPr>
          <w:i/>
          <w:iCs/>
          <w:lang w:val="de-DE"/>
          <w:rPrChange w:id="873" w:author="yw" w:date="2022-03-28T15:08:00Z">
            <w:rPr>
              <w:i/>
              <w:iCs/>
            </w:rPr>
          </w:rPrChange>
        </w:rPr>
        <w:t>Glossophaga</w:t>
      </w:r>
      <w:proofErr w:type="spellEnd"/>
      <w:r w:rsidRPr="00C12EB4">
        <w:rPr>
          <w:i/>
          <w:iCs/>
          <w:lang w:val="de-DE"/>
          <w:rPrChange w:id="874" w:author="yw" w:date="2022-03-28T15:08:00Z">
            <w:rPr>
              <w:i/>
              <w:iCs/>
            </w:rPr>
          </w:rPrChange>
        </w:rPr>
        <w:t xml:space="preserve"> </w:t>
      </w:r>
      <w:proofErr w:type="spellStart"/>
      <w:r w:rsidRPr="00C12EB4">
        <w:rPr>
          <w:i/>
          <w:iCs/>
          <w:lang w:val="de-DE"/>
          <w:rPrChange w:id="875" w:author="yw" w:date="2022-03-28T15:08:00Z">
            <w:rPr>
              <w:i/>
              <w:iCs/>
            </w:rPr>
          </w:rPrChange>
        </w:rPr>
        <w:t>commissarisi</w:t>
      </w:r>
      <w:proofErr w:type="spellEnd"/>
      <w:r w:rsidRPr="00C12EB4">
        <w:rPr>
          <w:lang w:val="de-DE"/>
          <w:rPrChange w:id="876" w:author="yw" w:date="2022-03-28T15:08:00Z">
            <w:rPr/>
          </w:rPrChange>
        </w:rPr>
        <w:t xml:space="preserve"> (</w:t>
      </w:r>
      <w:proofErr w:type="spellStart"/>
      <w:r w:rsidRPr="00C12EB4">
        <w:rPr>
          <w:lang w:val="de-DE"/>
          <w:rPrChange w:id="877" w:author="yw" w:date="2022-03-28T15:08:00Z">
            <w:rPr/>
          </w:rPrChange>
        </w:rPr>
        <w:t>Phyllostomidae</w:t>
      </w:r>
      <w:proofErr w:type="spellEnd"/>
      <w:r w:rsidRPr="00C12EB4">
        <w:rPr>
          <w:lang w:val="de-DE"/>
          <w:rPrChange w:id="878" w:author="yw" w:date="2022-03-28T15:08:00Z">
            <w:rPr/>
          </w:rPrChange>
        </w:rPr>
        <w:t xml:space="preserve">) im Freiland - eine </w:t>
      </w:r>
      <w:proofErr w:type="spellStart"/>
      <w:r w:rsidRPr="00C12EB4">
        <w:rPr>
          <w:lang w:val="de-DE"/>
          <w:rPrChange w:id="879" w:author="yw" w:date="2022-03-28T15:08:00Z">
            <w:rPr/>
          </w:rPrChange>
        </w:rPr>
        <w:t>individuenbasierte</w:t>
      </w:r>
      <w:proofErr w:type="spellEnd"/>
      <w:r w:rsidRPr="00C12EB4">
        <w:rPr>
          <w:lang w:val="de-DE"/>
          <w:rPrChange w:id="880" w:author="yw" w:date="2022-03-28T15:08:00Z">
            <w:rPr/>
          </w:rPrChange>
        </w:rPr>
        <w:t xml:space="preserve"> Verhaltensstudie unter Verwendung von Transpondertechnik.</w:t>
      </w:r>
      <w:r w:rsidR="00C210C0" w:rsidRPr="00C12EB4">
        <w:rPr>
          <w:lang w:val="de-DE"/>
          <w:rPrChange w:id="881" w:author="yw" w:date="2022-03-28T15:08:00Z">
            <w:rPr/>
          </w:rPrChange>
        </w:rPr>
        <w:t>”</w:t>
      </w:r>
      <w:r w:rsidRPr="00C12EB4">
        <w:rPr>
          <w:lang w:val="de-DE"/>
          <w:rPrChange w:id="882" w:author="yw" w:date="2022-03-28T15:08:00Z">
            <w:rPr/>
          </w:rPrChange>
        </w:rPr>
        <w:t xml:space="preserve"> </w:t>
      </w:r>
      <w:r w:rsidRPr="0017467E">
        <w:t>Dissertation</w:t>
      </w:r>
      <w:r w:rsidR="0042594A">
        <w:t>.</w:t>
      </w:r>
      <w:r w:rsidR="00C210C0" w:rsidRPr="0017467E">
        <w:t xml:space="preserve"> </w:t>
      </w:r>
      <w:r w:rsidR="00B56F46">
        <w:t>C</w:t>
      </w:r>
      <w:r w:rsidR="00C210C0" w:rsidRPr="0017467E">
        <w:t xml:space="preserve">hapter </w:t>
      </w:r>
      <w:r w:rsidR="00B56F46">
        <w:t>4</w:t>
      </w:r>
      <w:r w:rsidRPr="0017467E">
        <w:t xml:space="preserve">. </w:t>
      </w:r>
      <w:proofErr w:type="spellStart"/>
      <w:r w:rsidRPr="0017467E">
        <w:t>Ludwig-Maximilians-Universität</w:t>
      </w:r>
      <w:proofErr w:type="spellEnd"/>
      <w:r w:rsidRPr="0017467E">
        <w:t>, Munich, Germany</w:t>
      </w:r>
      <w:r w:rsidR="00C210C0" w:rsidRPr="0017467E">
        <w:t xml:space="preserve">. </w:t>
      </w:r>
      <w:r w:rsidR="00527397" w:rsidRPr="00527397">
        <w:t>https://edoc.ub.uni-muenchen.de/5566/1/Thiele_Johannes.pdf</w:t>
      </w:r>
    </w:p>
    <w:p w14:paraId="0E113BE3" w14:textId="019E9829" w:rsidR="0077452D" w:rsidRDefault="0077452D">
      <w:pPr>
        <w:pStyle w:val="Literaturverzeichnis"/>
        <w:spacing w:after="100" w:afterAutospacing="1"/>
        <w:pPrChange w:id="883" w:author="yw" w:date="2022-03-29T10:55:00Z">
          <w:pPr>
            <w:pStyle w:val="Literaturverzeichnis"/>
          </w:pPr>
        </w:pPrChange>
      </w:pPr>
      <w:r>
        <w:t xml:space="preserve">Thiele, Johannes, and York Winter. 2005. “Hierarchical Strategy for Relocating Food Targets in Flower Bats: Spatial Memory Versus Cue-Directed Search.” </w:t>
      </w:r>
      <w:r>
        <w:rPr>
          <w:i/>
          <w:iCs/>
        </w:rPr>
        <w:t xml:space="preserve">Animal </w:t>
      </w:r>
      <w:proofErr w:type="spellStart"/>
      <w:r>
        <w:rPr>
          <w:i/>
          <w:iCs/>
        </w:rPr>
        <w:t>Behaviour</w:t>
      </w:r>
      <w:proofErr w:type="spellEnd"/>
      <w:r>
        <w:t xml:space="preserve"> 69 (2): 315–27. </w:t>
      </w:r>
      <w:r w:rsidR="008A2912">
        <w:fldChar w:fldCharType="begin"/>
      </w:r>
      <w:r w:rsidR="008A2912">
        <w:instrText xml:space="preserve"> HYPERLINK "https://doi.org/10.1016/j.anbehav.2004.05.012" \h </w:instrText>
      </w:r>
      <w:r w:rsidR="008A2912">
        <w:fldChar w:fldCharType="separate"/>
      </w:r>
      <w:r>
        <w:rPr>
          <w:rStyle w:val="Hyperlink"/>
        </w:rPr>
        <w:t>https://doi.org/10.1016/j.anbehav.2004.05.012</w:t>
      </w:r>
      <w:r w:rsidR="008A2912">
        <w:rPr>
          <w:rStyle w:val="Hyperlink"/>
        </w:rPr>
        <w:fldChar w:fldCharType="end"/>
      </w:r>
      <w:r>
        <w:t>.</w:t>
      </w:r>
    </w:p>
    <w:p w14:paraId="3256EE69" w14:textId="1A64FF9A" w:rsidR="00F65AEA" w:rsidRDefault="00F65AEA">
      <w:pPr>
        <w:pStyle w:val="Literaturverzeichnis"/>
        <w:spacing w:after="100" w:afterAutospacing="1"/>
        <w:pPrChange w:id="884" w:author="yw" w:date="2022-03-29T10:55:00Z">
          <w:pPr>
            <w:pStyle w:val="Literaturverzeichnis"/>
          </w:pPr>
        </w:pPrChange>
      </w:pPr>
      <w:r>
        <w:t xml:space="preserve">von Helversen, Otto, L., Winkler, and H.J. </w:t>
      </w:r>
      <w:proofErr w:type="spellStart"/>
      <w:r>
        <w:t>Bestmann</w:t>
      </w:r>
      <w:proofErr w:type="spellEnd"/>
      <w:r>
        <w:t xml:space="preserve">. 2000. “Sulphur-Containing ‘Perfumes’ Attract Flower-Visiting Bats.” </w:t>
      </w:r>
      <w:r>
        <w:rPr>
          <w:i/>
          <w:iCs/>
        </w:rPr>
        <w:t>Journal of Comparative Physiology A</w:t>
      </w:r>
      <w:r>
        <w:t xml:space="preserve"> 186 (2): 143–53. </w:t>
      </w:r>
      <w:r w:rsidR="008A2912">
        <w:fldChar w:fldCharType="begin"/>
      </w:r>
      <w:r w:rsidR="008A2912">
        <w:instrText xml:space="preserve"> HYPERLINK "https://doi.org/10.1007/s003590050014" \h </w:instrText>
      </w:r>
      <w:r w:rsidR="008A2912">
        <w:fldChar w:fldCharType="separate"/>
      </w:r>
      <w:r>
        <w:rPr>
          <w:rStyle w:val="Hyperlink"/>
        </w:rPr>
        <w:t>https://doi.org/10.1007/s003590050014</w:t>
      </w:r>
      <w:r w:rsidR="008A2912">
        <w:rPr>
          <w:rStyle w:val="Hyperlink"/>
        </w:rPr>
        <w:fldChar w:fldCharType="end"/>
      </w:r>
      <w:r>
        <w:t>.</w:t>
      </w:r>
      <w:ins w:id="885" w:author="yw" w:date="2022-03-30T05:14:00Z">
        <w:r w:rsidR="00CF63D7">
          <w:t xml:space="preserve"> [must be sorted under “H”]</w:t>
        </w:r>
      </w:ins>
    </w:p>
    <w:p w14:paraId="3C40134B" w14:textId="77777777" w:rsidR="00F65AEA" w:rsidRDefault="00F65AEA">
      <w:pPr>
        <w:pStyle w:val="Literaturverzeichnis"/>
        <w:spacing w:after="100" w:afterAutospacing="1"/>
        <w:ind w:left="720"/>
        <w:pPrChange w:id="886" w:author="yw" w:date="2022-03-29T10:55:00Z">
          <w:pPr>
            <w:pStyle w:val="Literaturverzeichnis"/>
            <w:ind w:left="720"/>
          </w:pPr>
        </w:pPrChange>
      </w:pPr>
    </w:p>
    <w:bookmarkEnd w:id="815"/>
    <w:bookmarkEnd w:id="860"/>
    <w:p w14:paraId="4FF3C01F" w14:textId="77777777" w:rsidR="00205FD5" w:rsidRPr="00205FD5" w:rsidRDefault="00205FD5">
      <w:pPr>
        <w:pStyle w:val="Textkrper"/>
        <w:spacing w:before="0" w:after="100" w:afterAutospacing="1"/>
        <w:rPr>
          <w:lang w:val="en-GB"/>
        </w:rPr>
        <w:pPrChange w:id="887" w:author="yw" w:date="2022-03-29T10:55:00Z">
          <w:pPr>
            <w:pStyle w:val="Textkrper"/>
          </w:pPr>
        </w:pPrChange>
      </w:pPr>
    </w:p>
    <w:p w14:paraId="61846BE5" w14:textId="77777777" w:rsidR="00205FD5" w:rsidRDefault="00205FD5">
      <w:pPr>
        <w:pStyle w:val="ImageCaption"/>
        <w:spacing w:after="100" w:afterAutospacing="1"/>
        <w:rPr>
          <w:lang w:val="en-GB"/>
        </w:rPr>
        <w:pPrChange w:id="888" w:author="yw" w:date="2022-03-29T10:55:00Z">
          <w:pPr>
            <w:pStyle w:val="ImageCaption"/>
          </w:pPr>
        </w:pPrChange>
      </w:pPr>
    </w:p>
    <w:sectPr w:rsidR="00205FD5">
      <w:headerReference w:type="even" r:id="rId27"/>
      <w:headerReference w:type="default" r:id="rId28"/>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Shambhavi Chidambaram" w:date="2021-12-08T14:52:00Z" w:initials="SC">
    <w:p w14:paraId="56BBCABE" w14:textId="77777777" w:rsidR="00C62632" w:rsidRDefault="00C62632">
      <w:pPr>
        <w:pStyle w:val="Kommentartext"/>
      </w:pPr>
      <w:r>
        <w:rPr>
          <w:rStyle w:val="Kommentarzeichen"/>
        </w:rPr>
        <w:annotationRef/>
      </w:r>
      <w:r>
        <w:t>OK for now I have put in that you are the corresponding author</w:t>
      </w:r>
    </w:p>
  </w:comment>
  <w:comment w:id="12" w:author="Adam Wilkins" w:date="2022-02-28T14:58:00Z" w:initials="AW">
    <w:p w14:paraId="779C61FB" w14:textId="17DED66E" w:rsidR="00C62632" w:rsidRDefault="00C62632">
      <w:pPr>
        <w:pStyle w:val="Kommentartext"/>
      </w:pPr>
      <w:r>
        <w:rPr>
          <w:rStyle w:val="Kommentarzeichen"/>
        </w:rPr>
        <w:annotationRef/>
      </w:r>
      <w:r>
        <w:t xml:space="preserve">These first four sentences should not be in the Abstract but in the Introduction prefaced by a more general statement about how animals modulate their feeding behaviors in response to changing </w:t>
      </w:r>
      <w:proofErr w:type="spellStart"/>
      <w:r>
        <w:t>rbittermanesources</w:t>
      </w:r>
      <w:proofErr w:type="spellEnd"/>
      <w:r>
        <w:t xml:space="preserve"> is a major question in animal behavior. It is always good to start with a general question before homing in to the specifics that will be covered in the paper. If you make this change, then the rest of this first paragraph can be shortened to one sentence about testing for flexibility of feeding responses in the </w:t>
      </w:r>
      <w:proofErr w:type="spellStart"/>
      <w:r>
        <w:t>Commissari’s</w:t>
      </w:r>
      <w:proofErr w:type="spellEnd"/>
      <w:r>
        <w:t xml:space="preserve"> long-tailed bat. </w:t>
      </w:r>
    </w:p>
  </w:comment>
  <w:comment w:id="15" w:author="Vladislav" w:date="2022-03-07T09:57:00Z" w:initials="V">
    <w:p w14:paraId="2F0326D0" w14:textId="3AEB5A83" w:rsidR="00C62632" w:rsidRDefault="00C62632">
      <w:pPr>
        <w:pStyle w:val="Kommentartext"/>
      </w:pPr>
      <w:r>
        <w:rPr>
          <w:rStyle w:val="Kommentarzeichen"/>
        </w:rPr>
        <w:annotationRef/>
      </w:r>
      <w:r>
        <w:t xml:space="preserve">This is a bit too strongly worded, </w:t>
      </w:r>
      <w:proofErr w:type="spellStart"/>
      <w:r>
        <w:t>imo</w:t>
      </w:r>
      <w:proofErr w:type="spellEnd"/>
      <w:r>
        <w:t>.</w:t>
      </w:r>
    </w:p>
    <w:p w14:paraId="71FC3179" w14:textId="1CB160DD" w:rsidR="00C62632" w:rsidRDefault="00C62632">
      <w:pPr>
        <w:pStyle w:val="Kommentartext"/>
      </w:pPr>
      <w:r>
        <w:t>A suggestion (that you don’t have to use exactly as worded, feel free to improve):</w:t>
      </w:r>
    </w:p>
    <w:p w14:paraId="5B0E0C3D" w14:textId="3853BCAE" w:rsidR="00C62632" w:rsidRDefault="00C62632">
      <w:pPr>
        <w:pStyle w:val="Kommentartext"/>
      </w:pPr>
      <w:r>
        <w:t>“Our results are consistent with reinforcement learning as the major driving mechanism of bats’ choices and also suggest that the bats learn…”</w:t>
      </w:r>
    </w:p>
  </w:comment>
  <w:comment w:id="34" w:author="yw" w:date="2022-03-28T15:08:00Z" w:initials="y">
    <w:p w14:paraId="56EF6523" w14:textId="77777777" w:rsidR="00C62632" w:rsidRDefault="00C62632">
      <w:pPr>
        <w:pStyle w:val="Kommentartext"/>
      </w:pPr>
      <w:r>
        <w:rPr>
          <w:rStyle w:val="Kommentarzeichen"/>
        </w:rPr>
        <w:annotationRef/>
      </w:r>
      <w:r>
        <w:t>Should we really provide a definition of learning here? Is that not too basic?</w:t>
      </w:r>
    </w:p>
    <w:p w14:paraId="7D70E50F" w14:textId="2C3A11AC" w:rsidR="00C62632" w:rsidRDefault="00C62632">
      <w:pPr>
        <w:pStyle w:val="Kommentartext"/>
      </w:pPr>
      <w:r>
        <w:t xml:space="preserve">Also, many approaches test for learning and I doubt that the experts would consider “reversal learning” to be “the typical” approach. </w:t>
      </w:r>
    </w:p>
    <w:p w14:paraId="61B94B47" w14:textId="77777777" w:rsidR="00C62632" w:rsidRDefault="00C62632">
      <w:pPr>
        <w:pStyle w:val="Kommentartext"/>
      </w:pPr>
    </w:p>
    <w:p w14:paraId="26843E90" w14:textId="5063F37B" w:rsidR="00C62632" w:rsidRDefault="00C62632">
      <w:pPr>
        <w:pStyle w:val="Kommentartext"/>
      </w:pPr>
      <w:r>
        <w:t>We are concerned with typical reinforcement learning based on the acquisition of stimulus-response associations leading to reward as a reinforcer. To me this seems very well defined.</w:t>
      </w:r>
    </w:p>
  </w:comment>
  <w:comment w:id="99" w:author="Vladislav" w:date="2022-03-07T10:19:00Z" w:initials="V">
    <w:p w14:paraId="1D3CD09A" w14:textId="6EFE9F9C" w:rsidR="00C62632" w:rsidRDefault="00C62632">
      <w:pPr>
        <w:pStyle w:val="Kommentartext"/>
      </w:pPr>
      <w:r>
        <w:rPr>
          <w:rStyle w:val="Kommentarzeichen"/>
        </w:rPr>
        <w:annotationRef/>
      </w:r>
      <w:r>
        <w:t>You can still give citations here from the previous sentences that you removed.</w:t>
      </w:r>
    </w:p>
  </w:comment>
  <w:comment w:id="151" w:author="yw" w:date="2022-03-29T06:59:00Z" w:initials="y">
    <w:p w14:paraId="676B77FF" w14:textId="4659238D" w:rsidR="00C62632" w:rsidRDefault="00C62632" w:rsidP="008A2912">
      <w:pPr>
        <w:pStyle w:val="Textkrper"/>
        <w:spacing w:line="360" w:lineRule="auto"/>
        <w:rPr>
          <w:lang w:val="en-GB"/>
        </w:rPr>
      </w:pPr>
      <w:r>
        <w:rPr>
          <w:rStyle w:val="Kommentarzeichen"/>
        </w:rPr>
        <w:annotationRef/>
      </w:r>
      <w:r>
        <w:rPr>
          <w:lang w:val="en-GB"/>
        </w:rPr>
        <w:t xml:space="preserve">The below goes in a wrong direction. Animals do not “learn the second order rule” with rule being something like “WSLS”. Second-order learning means that animals learn that a stimulus predicts an environmental change that is happening. “Second order” refers to “change in the environment” just as “derivative” refers to “change of slope”. </w:t>
      </w:r>
    </w:p>
    <w:p w14:paraId="631DBD0C" w14:textId="06EA592B" w:rsidR="00C62632" w:rsidRPr="008A2912" w:rsidRDefault="00C62632">
      <w:pPr>
        <w:pStyle w:val="Kommentartext"/>
        <w:rPr>
          <w:lang w:val="en-GB"/>
        </w:rPr>
      </w:pPr>
    </w:p>
  </w:comment>
  <w:comment w:id="172" w:author="Shambhavi Chidambaram" w:date="2021-10-11T22:52:00Z" w:initials="SC">
    <w:p w14:paraId="12D8A6F4" w14:textId="77777777" w:rsidR="00C62632" w:rsidRDefault="00C62632">
      <w:pPr>
        <w:pStyle w:val="Kommentartext"/>
      </w:pPr>
      <w:r>
        <w:rPr>
          <w:rStyle w:val="Kommentarzeichen"/>
        </w:rPr>
        <w:annotationRef/>
      </w:r>
      <w:r>
        <w:t>Alex had inserted the word fixed-ratio here but I agree it’s a technical detail that’s not relevant at this point.</w:t>
      </w:r>
    </w:p>
  </w:comment>
  <w:comment w:id="176" w:author="yw" w:date="2022-03-29T07:05:00Z" w:initials="y">
    <w:p w14:paraId="397428B8" w14:textId="77777777" w:rsidR="00C62632" w:rsidRDefault="00C62632">
      <w:pPr>
        <w:pStyle w:val="Kommentartext"/>
        <w:rPr>
          <w:lang w:val="en-GB"/>
        </w:rPr>
      </w:pPr>
      <w:r>
        <w:rPr>
          <w:rStyle w:val="Kommentarzeichen"/>
        </w:rPr>
        <w:annotationRef/>
      </w:r>
      <w:r>
        <w:rPr>
          <w:lang w:val="en-GB"/>
        </w:rPr>
        <w:t>One has to be careful about using the term “rule” here. Primarily, second-order learning is about “rules in the environment”. This must not be confused with so called “rules of behaviour”.  Maybe the term “</w:t>
      </w:r>
      <w:proofErr w:type="spellStart"/>
      <w:r>
        <w:rPr>
          <w:lang w:val="en-GB"/>
        </w:rPr>
        <w:t>behavioral</w:t>
      </w:r>
      <w:proofErr w:type="spellEnd"/>
      <w:r>
        <w:rPr>
          <w:lang w:val="en-GB"/>
        </w:rPr>
        <w:t xml:space="preserve"> rules” should be avoided completely and instead the term behavioural pattern be used. After all, this is the experimenter’s description of what is observed about the animal. It is not what is happening “in the animal”. That remains unknown. </w:t>
      </w:r>
    </w:p>
    <w:p w14:paraId="5F00D422" w14:textId="07935017" w:rsidR="00C62632" w:rsidRDefault="00C62632">
      <w:pPr>
        <w:pStyle w:val="Kommentartext"/>
      </w:pPr>
    </w:p>
  </w:comment>
  <w:comment w:id="178" w:author="yw" w:date="2022-03-29T08:08:00Z" w:initials="y">
    <w:p w14:paraId="5AF6D39E" w14:textId="36A0A474" w:rsidR="00C62632" w:rsidRDefault="00C62632">
      <w:pPr>
        <w:pStyle w:val="Kommentartext"/>
      </w:pPr>
      <w:r>
        <w:rPr>
          <w:rStyle w:val="Kommentarzeichen"/>
        </w:rPr>
        <w:annotationRef/>
      </w:r>
      <w:r>
        <w:t xml:space="preserve">I even wonder if one should possibly not be using the term win-stay lose-shift until the discussion. WSLS is not a </w:t>
      </w:r>
      <w:proofErr w:type="spellStart"/>
      <w:r>
        <w:t>behaviour</w:t>
      </w:r>
      <w:proofErr w:type="spellEnd"/>
      <w:r>
        <w:t xml:space="preserve"> of an animal. It is the human description or best approximation of a </w:t>
      </w:r>
      <w:proofErr w:type="spellStart"/>
      <w:r>
        <w:t>behaviour</w:t>
      </w:r>
      <w:proofErr w:type="spellEnd"/>
      <w:r>
        <w:t xml:space="preserve"> pattern that is observed by humans in animals. One must avoid the impression that we think that animals have a chest drawer in their brain that they only have to open to pull out the WSLS </w:t>
      </w:r>
      <w:proofErr w:type="spellStart"/>
      <w:r>
        <w:t>behavioural</w:t>
      </w:r>
      <w:proofErr w:type="spellEnd"/>
      <w:r>
        <w:t xml:space="preserve"> rule. This is not the case. The mechanism is learning that a stimulus predicts change and responding to the stimulus by inhibiting a previously successful </w:t>
      </w:r>
      <w:proofErr w:type="spellStart"/>
      <w:r>
        <w:t>behaviour</w:t>
      </w:r>
      <w:proofErr w:type="spellEnd"/>
      <w:r>
        <w:t xml:space="preserve">. This is the second-order stimulus-response association that must be learnt. </w:t>
      </w:r>
    </w:p>
  </w:comment>
  <w:comment w:id="260" w:author="yw" w:date="2022-03-29T08:50:00Z" w:initials="y">
    <w:p w14:paraId="2EEEA1DF" w14:textId="7353BB11" w:rsidR="00C62632" w:rsidRDefault="00C62632">
      <w:pPr>
        <w:pStyle w:val="Kommentartext"/>
      </w:pPr>
      <w:r>
        <w:rPr>
          <w:rStyle w:val="Kommentarzeichen"/>
        </w:rPr>
        <w:annotationRef/>
      </w:r>
      <w:r>
        <w:t>Did the bats show anticipatory errors and is this covered in the discussion. Otherwise, I would omit this here. It brings up an additional complication and may involve yet another underlying mechanism.</w:t>
      </w:r>
    </w:p>
  </w:comment>
  <w:comment w:id="277" w:author="yw" w:date="2022-03-29T08:47:00Z" w:initials="y">
    <w:p w14:paraId="2FBCF3B7" w14:textId="222A8CD7" w:rsidR="00C62632" w:rsidRDefault="00C62632" w:rsidP="00BE7783">
      <w:pPr>
        <w:pStyle w:val="Textkrper"/>
        <w:spacing w:line="360" w:lineRule="auto"/>
        <w:rPr>
          <w:lang w:val="en-GB"/>
        </w:rPr>
      </w:pPr>
      <w:r>
        <w:rPr>
          <w:rStyle w:val="Kommentarzeichen"/>
        </w:rPr>
        <w:annotationRef/>
      </w:r>
      <w:r>
        <w:rPr>
          <w:lang w:val="en-GB"/>
        </w:rPr>
        <w:t xml:space="preserve">The previous text was about second-order learning. Now, in the very last sentence you introduce two new terms: “higher-order learning” and “learning to learn”. I would not do that. </w:t>
      </w:r>
    </w:p>
    <w:p w14:paraId="395F25CB" w14:textId="77777777" w:rsidR="00C62632" w:rsidRDefault="00C62632" w:rsidP="00BE7783">
      <w:pPr>
        <w:pStyle w:val="Textkrper"/>
        <w:spacing w:line="360" w:lineRule="auto"/>
        <w:rPr>
          <w:lang w:val="en-GB"/>
        </w:rPr>
      </w:pPr>
    </w:p>
    <w:p w14:paraId="1F42E97D" w14:textId="77777777" w:rsidR="00C62632" w:rsidRDefault="00C62632" w:rsidP="00BE7783">
      <w:pPr>
        <w:pStyle w:val="Textkrper"/>
        <w:spacing w:line="360" w:lineRule="auto"/>
        <w:rPr>
          <w:lang w:val="en-GB"/>
        </w:rPr>
      </w:pPr>
      <w:r>
        <w:rPr>
          <w:lang w:val="en-GB"/>
        </w:rPr>
        <w:t xml:space="preserve">Also because: </w:t>
      </w:r>
    </w:p>
    <w:p w14:paraId="581D277C" w14:textId="0443187C" w:rsidR="00C62632" w:rsidRPr="00C36B14" w:rsidRDefault="00C62632" w:rsidP="00BE7783">
      <w:pPr>
        <w:pStyle w:val="Textkrper"/>
        <w:spacing w:line="360" w:lineRule="auto"/>
        <w:rPr>
          <w:lang w:val="en-GB"/>
        </w:rPr>
      </w:pPr>
      <w:r>
        <w:rPr>
          <w:lang w:val="en-GB"/>
        </w:rPr>
        <w:t>‘learning to learn’, (</w:t>
      </w:r>
      <w:proofErr w:type="spellStart"/>
      <w:r>
        <w:rPr>
          <w:lang w:val="en-GB"/>
        </w:rPr>
        <w:t>Shettleworth</w:t>
      </w:r>
      <w:proofErr w:type="spellEnd"/>
      <w:r>
        <w:rPr>
          <w:lang w:val="en-GB"/>
        </w:rPr>
        <w:t>, 2010b); This is something different. The “learning to learn” is related to what is termed in humans schema learning. It becomes easier to acquire a NEW stimulus reward association if multiple associations of a similar type have been learnt before. Here, it is not about NEW learning but instead learning about predictable CHANGES.</w:t>
      </w:r>
    </w:p>
  </w:comment>
  <w:comment w:id="357" w:author="Vladislav" w:date="2022-03-07T10:33:00Z" w:initials="V">
    <w:p w14:paraId="3F2B4BE5" w14:textId="547A580E" w:rsidR="00C62632" w:rsidRDefault="00C62632">
      <w:pPr>
        <w:pStyle w:val="Kommentartext"/>
      </w:pPr>
      <w:r>
        <w:rPr>
          <w:rStyle w:val="Kommentarzeichen"/>
        </w:rPr>
        <w:annotationRef/>
      </w:r>
      <w:r>
        <w:t>This is a promise that will be important to see if exactly kept in the results. But comparison of the confirmatory and exploratory analyses serves what purpose (in general)? The motivation is missing of doing this. In a sense it is not surprising that you see something odd and then adjust the model to account for it because you saw it, which improves the model compared to the previous one. The real test would be on independent data (new data or cross-validation, which you could potentially perform here but let us not go back to data analysis at this point :)</w:t>
      </w:r>
    </w:p>
    <w:p w14:paraId="7DEB6A23" w14:textId="7312EBAF" w:rsidR="00C62632" w:rsidRDefault="00C62632">
      <w:pPr>
        <w:pStyle w:val="Kommentartext"/>
      </w:pPr>
      <w:r>
        <w:t>Okay, after reading the results: The reason to compare the two is to see if the general effect in the main analysis remains after you statistically control for the edge cases of first day and first block. This question is not answered currently.</w:t>
      </w:r>
    </w:p>
  </w:comment>
  <w:comment w:id="358" w:author="Shambhavi Chidambaram" w:date="2022-03-09T16:40:00Z" w:initials="SC">
    <w:p w14:paraId="6EECD4C9" w14:textId="77777777" w:rsidR="00C62632" w:rsidRDefault="00C62632" w:rsidP="008A2912">
      <w:r>
        <w:rPr>
          <w:rStyle w:val="Kommentarzeichen"/>
        </w:rPr>
        <w:annotationRef/>
      </w:r>
      <w:r>
        <w:rPr>
          <w:sz w:val="20"/>
          <w:szCs w:val="20"/>
        </w:rPr>
        <w:t>Done</w:t>
      </w:r>
    </w:p>
    <w:p w14:paraId="0EAC0BEC" w14:textId="77777777" w:rsidR="00C62632" w:rsidRDefault="00C62632" w:rsidP="008A2912"/>
  </w:comment>
  <w:comment w:id="364" w:author="Adam Wilkins" w:date="2022-03-01T17:14:00Z" w:initials="AW">
    <w:p w14:paraId="49C24A02" w14:textId="79521B99" w:rsidR="00C62632" w:rsidRDefault="00C62632">
      <w:pPr>
        <w:pStyle w:val="Kommentartext"/>
      </w:pPr>
      <w:r>
        <w:rPr>
          <w:rStyle w:val="Kommentarzeichen"/>
        </w:rPr>
        <w:annotationRef/>
      </w:r>
      <w:r>
        <w:t>Should there be some indication of when (what time period) this experiment took place?</w:t>
      </w:r>
    </w:p>
  </w:comment>
  <w:comment w:id="365" w:author="Vladislav" w:date="2022-03-07T10:36:00Z" w:initials="V">
    <w:p w14:paraId="60D77575" w14:textId="2516BB52" w:rsidR="00C62632" w:rsidRDefault="00C62632">
      <w:pPr>
        <w:pStyle w:val="Kommentartext"/>
      </w:pPr>
      <w:r>
        <w:rPr>
          <w:rStyle w:val="Kommentarzeichen"/>
        </w:rPr>
        <w:annotationRef/>
      </w:r>
      <w:r>
        <w:t>Didn’t knit properly</w:t>
      </w:r>
    </w:p>
  </w:comment>
  <w:comment w:id="368" w:author="Shruti" w:date="2022-01-10T12:55:00Z" w:initials="S">
    <w:p w14:paraId="4EEB7A51" w14:textId="77777777" w:rsidR="00C62632" w:rsidRDefault="00C62632">
      <w:pPr>
        <w:pStyle w:val="Kommentartext"/>
      </w:pPr>
      <w:r>
        <w:rPr>
          <w:rStyle w:val="Kommentarzeichen"/>
        </w:rPr>
        <w:annotationRef/>
      </w:r>
      <w:r>
        <w:t>Normally, numbers &lt;10 are written out; however, if numerals are used elsewhere in the sentence, it is better to maintain consistency in how numbers are written. (Don’t mix seven and 14)</w:t>
      </w:r>
    </w:p>
  </w:comment>
  <w:comment w:id="369" w:author="Shruti" w:date="2022-01-10T12:56:00Z" w:initials="S">
    <w:p w14:paraId="3AC04573" w14:textId="77777777" w:rsidR="00C62632" w:rsidRDefault="00C62632">
      <w:pPr>
        <w:pStyle w:val="Kommentartext"/>
      </w:pPr>
      <w:r>
        <w:rPr>
          <w:rStyle w:val="Kommentarzeichen"/>
        </w:rPr>
        <w:annotationRef/>
      </w:r>
      <w:r>
        <w:t>You may need to mention compliance with ARRIVE guidelines; please check requirements of your journal once you select it.</w:t>
      </w:r>
    </w:p>
  </w:comment>
  <w:comment w:id="375" w:author="Shruti" w:date="2022-01-10T12:58:00Z" w:initials="S">
    <w:p w14:paraId="7D352650" w14:textId="77777777" w:rsidR="00C62632" w:rsidRDefault="00C62632">
      <w:pPr>
        <w:pStyle w:val="Kommentartext"/>
      </w:pPr>
      <w:r>
        <w:rPr>
          <w:rStyle w:val="Kommentarzeichen"/>
        </w:rPr>
        <w:annotationRef/>
      </w:r>
      <w:r>
        <w:t>This will need a citation.</w:t>
      </w:r>
    </w:p>
  </w:comment>
  <w:comment w:id="376" w:author="Vladislav" w:date="2022-03-07T10:39:00Z" w:initials="V">
    <w:p w14:paraId="741CF4A7" w14:textId="50BAE0F8" w:rsidR="00C62632" w:rsidRDefault="00C62632">
      <w:pPr>
        <w:pStyle w:val="Kommentartext"/>
      </w:pPr>
      <w:r>
        <w:rPr>
          <w:rStyle w:val="Kommentarzeichen"/>
        </w:rPr>
        <w:annotationRef/>
      </w:r>
      <w:r>
        <w:t>knit</w:t>
      </w:r>
    </w:p>
  </w:comment>
  <w:comment w:id="377" w:author="Shruti" w:date="2022-01-10T12:59:00Z" w:initials="S">
    <w:p w14:paraId="7B0BCD96" w14:textId="77777777" w:rsidR="00C62632" w:rsidRDefault="00C62632">
      <w:pPr>
        <w:pStyle w:val="Kommentartext"/>
      </w:pPr>
      <w:r>
        <w:rPr>
          <w:rStyle w:val="Kommentarzeichen"/>
        </w:rPr>
        <w:annotationRef/>
      </w:r>
      <w:r>
        <w:t xml:space="preserve">Be consistent with ml vs </w:t>
      </w:r>
      <w:proofErr w:type="spellStart"/>
      <w:r>
        <w:t>mL.</w:t>
      </w:r>
      <w:proofErr w:type="spellEnd"/>
    </w:p>
  </w:comment>
  <w:comment w:id="378" w:author="Shruti" w:date="2022-01-10T12:59:00Z" w:initials="S">
    <w:p w14:paraId="0EDADD85" w14:textId="77777777" w:rsidR="00C62632" w:rsidRDefault="00C62632">
      <w:pPr>
        <w:pStyle w:val="Kommentartext"/>
      </w:pPr>
      <w:r>
        <w:rPr>
          <w:rStyle w:val="Kommentarzeichen"/>
        </w:rPr>
        <w:annotationRef/>
      </w:r>
      <w:r>
        <w:t>Always place a space between a value and its unit.</w:t>
      </w:r>
    </w:p>
  </w:comment>
  <w:comment w:id="379" w:author="Shruti" w:date="2022-01-10T13:00:00Z" w:initials="S">
    <w:p w14:paraId="7D70EBB0" w14:textId="77777777" w:rsidR="00C62632" w:rsidRDefault="00C62632">
      <w:pPr>
        <w:pStyle w:val="Kommentartext"/>
      </w:pPr>
      <w:r>
        <w:rPr>
          <w:rStyle w:val="Kommentarzeichen"/>
        </w:rPr>
        <w:annotationRef/>
      </w:r>
      <w:r>
        <w:t>Please ensure that any company information is accompanied by the location details, including the city, state (if in the US), and country, consistently across the document. for all instruments and chemicals used. Also add version numbers for all software.</w:t>
      </w:r>
    </w:p>
  </w:comment>
  <w:comment w:id="384" w:author="Shruti" w:date="2022-01-10T17:51:00Z" w:initials="S">
    <w:p w14:paraId="700EBDDD" w14:textId="77777777" w:rsidR="00C62632" w:rsidRDefault="00C62632">
      <w:pPr>
        <w:pStyle w:val="Kommentartext"/>
      </w:pPr>
      <w:r>
        <w:rPr>
          <w:rStyle w:val="Kommentarzeichen"/>
        </w:rPr>
        <w:annotationRef/>
      </w:r>
      <w:r>
        <w:t>You may need to justify this difference.</w:t>
      </w:r>
    </w:p>
  </w:comment>
  <w:comment w:id="386" w:author="Shruti" w:date="2022-01-10T13:05:00Z" w:initials="S">
    <w:p w14:paraId="0096BC1A" w14:textId="77777777" w:rsidR="00C62632" w:rsidRDefault="00C62632">
      <w:pPr>
        <w:pStyle w:val="Kommentartext"/>
      </w:pPr>
      <w:r>
        <w:rPr>
          <w:rStyle w:val="Kommentarzeichen"/>
        </w:rPr>
        <w:annotationRef/>
      </w:r>
      <w:r>
        <w:t>Please check how your journal prefers to indicate time (10:00 h vs 1000 h).</w:t>
      </w:r>
    </w:p>
  </w:comment>
  <w:comment w:id="412" w:author="Adam Wilkins" w:date="2022-03-01T17:07:00Z" w:initials="AW">
    <w:p w14:paraId="3593078D" w14:textId="70A17309" w:rsidR="00C62632" w:rsidRDefault="00C62632">
      <w:pPr>
        <w:pStyle w:val="Kommentartext"/>
      </w:pPr>
      <w:r>
        <w:rPr>
          <w:rStyle w:val="Kommentarzeichen"/>
        </w:rPr>
        <w:annotationRef/>
      </w:r>
      <w:r>
        <w:t xml:space="preserve">So, one should understand that the bats identify individual “flowers”  solely by location? That their spatial memory is this good? In  the wild, wouldn’t there be additional clues provided by </w:t>
      </w:r>
      <w:proofErr w:type="spellStart"/>
      <w:r>
        <w:t>colour</w:t>
      </w:r>
      <w:proofErr w:type="spellEnd"/>
      <w:r>
        <w:t xml:space="preserve"> and olfaction. </w:t>
      </w:r>
    </w:p>
  </w:comment>
  <w:comment w:id="477" w:author="Vladi" w:date="2022-01-11T19:57:00Z" w:initials="V">
    <w:p w14:paraId="208E5B58" w14:textId="44E42E54" w:rsidR="00C62632" w:rsidRDefault="00C62632">
      <w:pPr>
        <w:pStyle w:val="Kommentartext"/>
      </w:pPr>
      <w:r>
        <w:rPr>
          <w:rStyle w:val="Kommentarzeichen"/>
        </w:rPr>
        <w:annotationRef/>
      </w:r>
      <w:r>
        <w:t>This gives the false impression that there were only two options in total.</w:t>
      </w:r>
    </w:p>
  </w:comment>
  <w:comment w:id="478" w:author="Shambhavi Chidambaram" w:date="2022-03-09T16:41:00Z" w:initials="SC">
    <w:p w14:paraId="1D22B44B" w14:textId="77777777" w:rsidR="00C62632" w:rsidRDefault="00C62632" w:rsidP="008A2912">
      <w:r>
        <w:rPr>
          <w:rStyle w:val="Kommentarzeichen"/>
        </w:rPr>
        <w:annotationRef/>
      </w:r>
      <w:r>
        <w:rPr>
          <w:sz w:val="20"/>
          <w:szCs w:val="20"/>
        </w:rPr>
        <w:t>Done</w:t>
      </w:r>
    </w:p>
  </w:comment>
  <w:comment w:id="496" w:author="Vladi" w:date="2022-01-11T19:59:00Z" w:initials="V">
    <w:p w14:paraId="1052F4D8" w14:textId="576B74B7" w:rsidR="00C62632" w:rsidRDefault="00C62632">
      <w:pPr>
        <w:pStyle w:val="Kommentartext"/>
      </w:pPr>
      <w:r>
        <w:rPr>
          <w:rStyle w:val="Kommentarzeichen"/>
        </w:rPr>
        <w:annotationRef/>
      </w:r>
      <w:r>
        <w:t>Wasn’t there more than just visual examination for this result? Some (quick) stats? Or am I misremembering? Your interpretation is quite detailed to hinge only on visual examination. OK, reading further you do present the corresponding statistics. But maybe you can cite them here instead rather than referring to visual inspection only? As it is you say the same result twice, once based on Fig 3 and once based on 4 and 5. It would be best to combine these instead and show the simple visuals (Fig 3) then when interpreting, refer to the stats (Figs. 4 and 5).</w:t>
      </w:r>
    </w:p>
  </w:comment>
  <w:comment w:id="497" w:author="Shambhavi Chidambaram" w:date="2022-03-09T16:42:00Z" w:initials="SC">
    <w:p w14:paraId="3E4AEC99" w14:textId="77777777" w:rsidR="00C62632" w:rsidRDefault="00C62632" w:rsidP="008A2912">
      <w:r>
        <w:rPr>
          <w:rStyle w:val="Kommentarzeichen"/>
        </w:rPr>
        <w:annotationRef/>
      </w:r>
      <w:r>
        <w:rPr>
          <w:sz w:val="20"/>
          <w:szCs w:val="20"/>
        </w:rPr>
        <w:t>Done</w:t>
      </w:r>
    </w:p>
  </w:comment>
  <w:comment w:id="532" w:author="Vladi" w:date="2022-01-11T20:15:00Z" w:initials="V">
    <w:p w14:paraId="0AB50E52" w14:textId="77777777" w:rsidR="00C62632" w:rsidRDefault="00C62632">
      <w:pPr>
        <w:pStyle w:val="Kommentartext"/>
      </w:pPr>
      <w:r>
        <w:rPr>
          <w:rStyle w:val="Kommentarzeichen"/>
        </w:rPr>
        <w:annotationRef/>
      </w:r>
      <w:r>
        <w:t>Watch out with the present tense. Perhaps also try to condense the title of this section</w:t>
      </w:r>
    </w:p>
  </w:comment>
  <w:comment w:id="533" w:author="Shambhavi Chidambaram" w:date="2022-03-09T16:43:00Z" w:initials="SC">
    <w:p w14:paraId="59A90E2E" w14:textId="77777777" w:rsidR="00C62632" w:rsidRDefault="00C62632" w:rsidP="008A2912">
      <w:r>
        <w:rPr>
          <w:rStyle w:val="Kommentarzeichen"/>
        </w:rPr>
        <w:annotationRef/>
      </w:r>
      <w:r>
        <w:rPr>
          <w:sz w:val="20"/>
          <w:szCs w:val="20"/>
        </w:rPr>
        <w:t>Done</w:t>
      </w:r>
    </w:p>
  </w:comment>
  <w:comment w:id="583" w:author="Vladi" w:date="2022-01-11T20:26:00Z" w:initials="V">
    <w:p w14:paraId="2C767D8D" w14:textId="77777777" w:rsidR="00C62632" w:rsidRDefault="00C62632">
      <w:pPr>
        <w:pStyle w:val="Kommentartext"/>
      </w:pPr>
      <w:r>
        <w:rPr>
          <w:rStyle w:val="Kommentarzeichen"/>
        </w:rPr>
        <w:annotationRef/>
      </w:r>
      <w:r>
        <w:t xml:space="preserve">Let us take a look at these figures together. Watch out that the 1 is not currently showing in the legend. A lot is shown but we need to also help the reader a bit more I think, so that they are not drowned in data without a clear guide to the safe platform (pardon the </w:t>
      </w:r>
      <w:proofErr w:type="spellStart"/>
      <w:r>
        <w:t>Watermaze</w:t>
      </w:r>
      <w:proofErr w:type="spellEnd"/>
      <w:r>
        <w:t xml:space="preserve"> metaphor).</w:t>
      </w:r>
    </w:p>
  </w:comment>
  <w:comment w:id="584" w:author="Shambhavi Chidambaram" w:date="2022-03-09T16:43:00Z" w:initials="SC">
    <w:p w14:paraId="6F083C3E" w14:textId="77777777" w:rsidR="00C62632" w:rsidRDefault="00C62632" w:rsidP="008A2912">
      <w:r>
        <w:rPr>
          <w:rStyle w:val="Kommentarzeichen"/>
        </w:rPr>
        <w:annotationRef/>
      </w:r>
      <w:r>
        <w:rPr>
          <w:sz w:val="20"/>
          <w:szCs w:val="20"/>
        </w:rPr>
        <w:t>Done</w:t>
      </w:r>
    </w:p>
  </w:comment>
  <w:comment w:id="594" w:author="Vladislav" w:date="2022-03-07T10:52:00Z" w:initials="V">
    <w:p w14:paraId="65C6ACEB" w14:textId="29FC09D7" w:rsidR="00C62632" w:rsidRDefault="00C62632">
      <w:pPr>
        <w:pStyle w:val="Kommentartext"/>
      </w:pPr>
      <w:r>
        <w:rPr>
          <w:rStyle w:val="Kommentarzeichen"/>
        </w:rPr>
        <w:annotationRef/>
      </w:r>
      <w:r>
        <w:t>What is missing is, do these effects persist after accounting for the special status of the first day and first block? That is the interesting question. In essence, maybe what we found earlier is simply an artefact of not accounting for these edge cases. That has to be answered clearly here.</w:t>
      </w:r>
    </w:p>
  </w:comment>
  <w:comment w:id="595" w:author="Shambhavi Chidambaram" w:date="2022-03-09T16:43:00Z" w:initials="SC">
    <w:p w14:paraId="03EE3184" w14:textId="77777777" w:rsidR="00C62632" w:rsidRDefault="00C62632" w:rsidP="008A2912">
      <w:r>
        <w:rPr>
          <w:rStyle w:val="Kommentarzeichen"/>
        </w:rPr>
        <w:annotationRef/>
      </w:r>
      <w:r>
        <w:rPr>
          <w:sz w:val="20"/>
          <w:szCs w:val="20"/>
        </w:rPr>
        <w:t>Done</w:t>
      </w:r>
    </w:p>
  </w:comment>
  <w:comment w:id="627" w:author="Vladi" w:date="2022-01-11T20:26:00Z" w:initials="V">
    <w:p w14:paraId="1296D86A" w14:textId="279347CB" w:rsidR="00C62632" w:rsidRDefault="00C62632" w:rsidP="00886F4B">
      <w:pPr>
        <w:pStyle w:val="Kommentartext"/>
      </w:pPr>
      <w:r>
        <w:rPr>
          <w:rStyle w:val="Kommentarzeichen"/>
        </w:rPr>
        <w:annotationRef/>
      </w:r>
      <w:r>
        <w:t xml:space="preserve">Let us take a look at these figures together. Watch out that the 1 is not currently showing in the legend. A lot is shown but we need to also help the reader a bit more I think, so that they are not drowned in data without a clear guide to the safe platform (pardon the </w:t>
      </w:r>
      <w:proofErr w:type="spellStart"/>
      <w:r>
        <w:t>Watermaze</w:t>
      </w:r>
      <w:proofErr w:type="spellEnd"/>
      <w:r>
        <w:t xml:space="preserve"> metaphor).</w:t>
      </w:r>
    </w:p>
  </w:comment>
  <w:comment w:id="628" w:author="Shambhavi Chidambaram" w:date="2022-03-09T16:45:00Z" w:initials="SC">
    <w:p w14:paraId="7379F22D" w14:textId="77777777" w:rsidR="00C62632" w:rsidRDefault="00C62632" w:rsidP="008A2912">
      <w:r>
        <w:rPr>
          <w:rStyle w:val="Kommentarzeichen"/>
        </w:rPr>
        <w:annotationRef/>
      </w:r>
      <w:r>
        <w:rPr>
          <w:sz w:val="20"/>
          <w:szCs w:val="20"/>
        </w:rPr>
        <w:t>Done</w:t>
      </w:r>
    </w:p>
  </w:comment>
  <w:comment w:id="643" w:author="Vladislav" w:date="2022-03-07T10:59:00Z" w:initials="V">
    <w:p w14:paraId="048F6555" w14:textId="06B9F416" w:rsidR="00C62632" w:rsidRDefault="00C62632">
      <w:pPr>
        <w:pStyle w:val="Kommentartext"/>
      </w:pPr>
      <w:r>
        <w:rPr>
          <w:rStyle w:val="Kommentarzeichen"/>
        </w:rPr>
        <w:annotationRef/>
      </w:r>
      <w:r>
        <w:t xml:space="preserve">Make an explicit link between each interpretation and each result by citing the appropriate figures for all major results. Let the reader see what you say was observed and decide whether you are interpreting this correctly or they can find their own alternative explanation. </w:t>
      </w:r>
    </w:p>
  </w:comment>
  <w:comment w:id="644" w:author="Shambhavi Chidambaram" w:date="2022-03-09T16:45:00Z" w:initials="SC">
    <w:p w14:paraId="1B427A72" w14:textId="77777777" w:rsidR="00C62632" w:rsidRDefault="00C62632" w:rsidP="008A2912">
      <w:r>
        <w:rPr>
          <w:rStyle w:val="Kommentarzeichen"/>
        </w:rPr>
        <w:annotationRef/>
      </w:r>
      <w:r>
        <w:rPr>
          <w:sz w:val="20"/>
          <w:szCs w:val="20"/>
        </w:rPr>
        <w:t>Done</w:t>
      </w:r>
    </w:p>
  </w:comment>
  <w:comment w:id="689" w:author="Vladislav" w:date="2022-03-07T11:02:00Z" w:initials="V">
    <w:p w14:paraId="26D5B574" w14:textId="60602D05" w:rsidR="00C62632" w:rsidRDefault="00C62632">
      <w:pPr>
        <w:pStyle w:val="Kommentartext"/>
      </w:pPr>
      <w:r>
        <w:rPr>
          <w:rStyle w:val="Kommentarzeichen"/>
        </w:rPr>
        <w:annotationRef/>
      </w:r>
      <w:r>
        <w:t>How is this second-order learning if it leads to a decrease in performance? What rule is being learned if this is not consistent with win-stay lose-shift? This is an important discrepancy that has to be addressed heads on. At the moment it reads as if this is something that is to be expected according to optimization. The two behavioral changes are in a sense contradictory, so the task in the discussion is to carefully resolve the contradiction and find an explanation that is consistent with both results.</w:t>
      </w:r>
    </w:p>
  </w:comment>
  <w:comment w:id="690" w:author="Shambhavi Chidambaram" w:date="2022-03-09T16:45:00Z" w:initials="SC">
    <w:p w14:paraId="5C1DA539" w14:textId="77777777" w:rsidR="00C62632" w:rsidRDefault="00C62632" w:rsidP="008A2912">
      <w:r>
        <w:rPr>
          <w:rStyle w:val="Kommentarzeichen"/>
        </w:rPr>
        <w:annotationRef/>
      </w:r>
      <w:r>
        <w:rPr>
          <w:sz w:val="20"/>
          <w:szCs w:val="20"/>
        </w:rPr>
        <w:t>Done. This is not the thing that shows second-order learning</w:t>
      </w:r>
    </w:p>
  </w:comment>
  <w:comment w:id="739" w:author="Vladislav" w:date="2022-03-07T12:27:00Z" w:initials="V">
    <w:p w14:paraId="604F5D84" w14:textId="77777777" w:rsidR="00C62632" w:rsidRDefault="00C62632" w:rsidP="00EB0DC1">
      <w:pPr>
        <w:pStyle w:val="Kommentartext"/>
      </w:pPr>
      <w:r>
        <w:rPr>
          <w:rStyle w:val="Kommentarzeichen"/>
        </w:rPr>
        <w:annotationRef/>
      </w:r>
      <w:r>
        <w:t>Not clear if you mean that the experiment is basically repeated but with a different sensory modality or you mean testing the bats in the same modality as here and then follow up with a test on a different modality. What would the evidence for second-order rule learning look like? Get better (fewer perseverations) in your task first then give different task and compare perseverations there to what exactly? Spell things out a bit more.</w:t>
      </w:r>
    </w:p>
  </w:comment>
  <w:comment w:id="740" w:author="Shambhavi Chidambaram" w:date="2022-03-09T16:37:00Z" w:initials="SC">
    <w:p w14:paraId="37B1668C" w14:textId="77777777" w:rsidR="00C62632" w:rsidRDefault="00C62632" w:rsidP="008A2912">
      <w:r>
        <w:rPr>
          <w:rStyle w:val="Kommentarzeichen"/>
        </w:rPr>
        <w:annotationRef/>
      </w:r>
      <w:r>
        <w:rPr>
          <w:sz w:val="20"/>
          <w:szCs w:val="20"/>
        </w:rPr>
        <w:t xml:space="preserve">Done </w:t>
      </w:r>
    </w:p>
  </w:comment>
  <w:comment w:id="743" w:author="Vladislav" w:date="2022-03-07T12:30:00Z" w:initials="V">
    <w:p w14:paraId="17ED0519" w14:textId="03B05B87" w:rsidR="00C62632" w:rsidRDefault="00C62632">
      <w:pPr>
        <w:pStyle w:val="Kommentartext"/>
      </w:pPr>
      <w:r>
        <w:rPr>
          <w:rStyle w:val="Kommentarzeichen"/>
        </w:rPr>
        <w:annotationRef/>
      </w:r>
      <w:r>
        <w:t>Give citation here already</w:t>
      </w:r>
    </w:p>
  </w:comment>
  <w:comment w:id="744" w:author="Shambhavi Chidambaram" w:date="2022-03-09T10:08:00Z" w:initials="SC">
    <w:p w14:paraId="7EE3D207" w14:textId="77777777" w:rsidR="00C62632" w:rsidRDefault="00C62632" w:rsidP="008A2912">
      <w:r>
        <w:rPr>
          <w:rStyle w:val="Kommentarzeichen"/>
        </w:rPr>
        <w:annotationRef/>
      </w:r>
      <w:r>
        <w:rPr>
          <w:sz w:val="20"/>
          <w:szCs w:val="20"/>
        </w:rPr>
        <w:t>Done</w:t>
      </w:r>
    </w:p>
  </w:comment>
  <w:comment w:id="745" w:author="Vladislav" w:date="2022-03-07T12:31:00Z" w:initials="V">
    <w:p w14:paraId="312783F0" w14:textId="04FD4AFC" w:rsidR="00C62632" w:rsidRDefault="00C62632">
      <w:pPr>
        <w:pStyle w:val="Kommentartext"/>
      </w:pPr>
      <w:r>
        <w:rPr>
          <w:rStyle w:val="Kommentarzeichen"/>
        </w:rPr>
        <w:annotationRef/>
      </w:r>
      <w:r>
        <w:t>They strike again! I have my own rule for pronouns: only use in the same sentence where the subject is already mentioned and if there is only a single possible referent. Some examples:</w:t>
      </w:r>
    </w:p>
    <w:p w14:paraId="38C3C64A" w14:textId="77777777" w:rsidR="00C62632" w:rsidRDefault="00C62632">
      <w:pPr>
        <w:pStyle w:val="Kommentartext"/>
      </w:pPr>
    </w:p>
    <w:p w14:paraId="4AA03A00" w14:textId="73253156" w:rsidR="00C62632" w:rsidRDefault="00C62632">
      <w:pPr>
        <w:pStyle w:val="Kommentartext"/>
      </w:pPr>
      <w:r>
        <w:t>Researchers found that bats eat a lot. OK</w:t>
      </w:r>
    </w:p>
    <w:p w14:paraId="1A4D172E" w14:textId="3B4C8018" w:rsidR="00C62632" w:rsidRDefault="00C62632">
      <w:pPr>
        <w:pStyle w:val="Kommentartext"/>
      </w:pPr>
      <w:r>
        <w:t>Researchers found that they eat a lot. BAD</w:t>
      </w:r>
    </w:p>
    <w:p w14:paraId="67620E9B" w14:textId="77777777" w:rsidR="00C62632" w:rsidRDefault="00C62632">
      <w:pPr>
        <w:pStyle w:val="Kommentartext"/>
      </w:pPr>
      <w:r>
        <w:t>Bats fly and they also do other cool stuff. OK</w:t>
      </w:r>
    </w:p>
    <w:p w14:paraId="149F2ED8" w14:textId="77777777" w:rsidR="00C62632" w:rsidRDefault="00C62632">
      <w:pPr>
        <w:pStyle w:val="Kommentartext"/>
      </w:pPr>
      <w:r>
        <w:t>They fly and they also do other cool stuff. BAD</w:t>
      </w:r>
    </w:p>
    <w:p w14:paraId="0FB0C6C2" w14:textId="0659F2BB" w:rsidR="00C62632" w:rsidRDefault="00C62632">
      <w:pPr>
        <w:pStyle w:val="Kommentartext"/>
      </w:pPr>
      <w:r>
        <w:t xml:space="preserve">Bats fly. They also do other cool stuff. </w:t>
      </w:r>
      <w:proofErr w:type="spellStart"/>
      <w:r>
        <w:t>OKish</w:t>
      </w:r>
      <w:proofErr w:type="spellEnd"/>
    </w:p>
  </w:comment>
  <w:comment w:id="746" w:author="Shambhavi Chidambaram" w:date="2022-03-09T10:08:00Z" w:initials="SC">
    <w:p w14:paraId="69C3F43E" w14:textId="77777777" w:rsidR="00C62632" w:rsidRDefault="00C62632" w:rsidP="008A2912">
      <w:r>
        <w:rPr>
          <w:rStyle w:val="Kommentarzeichen"/>
        </w:rPr>
        <w:annotationRef/>
      </w:r>
      <w:r>
        <w:rPr>
          <w:sz w:val="20"/>
          <w:szCs w:val="20"/>
        </w:rPr>
        <w:t>Done</w:t>
      </w:r>
    </w:p>
  </w:comment>
  <w:comment w:id="748" w:author="Vladi" w:date="2022-01-11T21:50:00Z" w:initials="V">
    <w:p w14:paraId="6D6F0039" w14:textId="77777777" w:rsidR="00C62632" w:rsidRDefault="00C62632" w:rsidP="0026740D">
      <w:r>
        <w:rPr>
          <w:rStyle w:val="Kommentarzeichen"/>
        </w:rPr>
        <w:annotationRef/>
      </w:r>
      <w:r>
        <w:t xml:space="preserve">There is this concept of jackpot patches or flowers, e.g.: </w:t>
      </w:r>
      <w:hyperlink r:id="rId1" w:history="1">
        <w:r>
          <w:rPr>
            <w:rStyle w:val="Hyperlink"/>
          </w:rPr>
          <w:t>https://doi.org/10.1093/beheco/ari031</w:t>
        </w:r>
      </w:hyperlink>
    </w:p>
    <w:p w14:paraId="5668891C" w14:textId="77777777" w:rsidR="00C62632" w:rsidRDefault="00C62632" w:rsidP="0026740D">
      <w:pPr>
        <w:pStyle w:val="Kommentartext"/>
      </w:pPr>
    </w:p>
  </w:comment>
  <w:comment w:id="749" w:author="Shambhavi Chidambaram" w:date="2022-03-09T10:08:00Z" w:initials="SC">
    <w:p w14:paraId="599C10E9" w14:textId="77777777" w:rsidR="00C62632" w:rsidRDefault="00C62632" w:rsidP="008A2912">
      <w:r>
        <w:rPr>
          <w:rStyle w:val="Kommentarzeichen"/>
        </w:rPr>
        <w:annotationRef/>
      </w:r>
      <w:r>
        <w:rPr>
          <w:sz w:val="20"/>
          <w:szCs w:val="20"/>
        </w:rPr>
        <w:t>Done</w:t>
      </w:r>
    </w:p>
    <w:p w14:paraId="5341B0CE" w14:textId="77777777" w:rsidR="00C62632" w:rsidRDefault="00C62632" w:rsidP="008A2912"/>
    <w:p w14:paraId="1A28B9D6" w14:textId="77777777" w:rsidR="00C62632" w:rsidRDefault="00C62632" w:rsidP="008A2912"/>
  </w:comment>
  <w:comment w:id="751" w:author="Vladislav" w:date="2022-03-07T12:39:00Z" w:initials="V">
    <w:p w14:paraId="1BB2A334" w14:textId="276E08E8" w:rsidR="00C62632" w:rsidRDefault="00C62632">
      <w:pPr>
        <w:pStyle w:val="Kommentartext"/>
      </w:pPr>
      <w:r>
        <w:rPr>
          <w:rStyle w:val="Kommentarzeichen"/>
        </w:rPr>
        <w:annotationRef/>
      </w:r>
      <w:r>
        <w:t>Tense!!</w:t>
      </w:r>
    </w:p>
  </w:comment>
  <w:comment w:id="752" w:author="Shambhavi Chidambaram" w:date="2022-03-09T10:09:00Z" w:initials="SC">
    <w:p w14:paraId="5FF23398" w14:textId="77777777" w:rsidR="00C62632" w:rsidRDefault="00C62632" w:rsidP="008A2912">
      <w:r>
        <w:rPr>
          <w:rStyle w:val="Kommentarzeichen"/>
        </w:rPr>
        <w:annotationRef/>
      </w:r>
      <w:r>
        <w:rPr>
          <w:sz w:val="20"/>
          <w:szCs w:val="20"/>
        </w:rPr>
        <w:t>Done</w:t>
      </w:r>
    </w:p>
    <w:p w14:paraId="69B2328C" w14:textId="77777777" w:rsidR="00C62632" w:rsidRDefault="00C62632" w:rsidP="008A2912"/>
  </w:comment>
  <w:comment w:id="757" w:author="Vladislav" w:date="2022-03-07T12:47:00Z" w:initials="V">
    <w:p w14:paraId="5DDD2371" w14:textId="4B354643" w:rsidR="00C62632" w:rsidRDefault="00C62632">
      <w:pPr>
        <w:pStyle w:val="Kommentartext"/>
      </w:pPr>
      <w:r>
        <w:rPr>
          <w:rStyle w:val="Kommentarzeichen"/>
        </w:rPr>
        <w:annotationRef/>
      </w:r>
      <w:r>
        <w:t>Perhaps substitute with non-reinforcement</w:t>
      </w:r>
    </w:p>
  </w:comment>
  <w:comment w:id="758" w:author="Shambhavi Chidambaram" w:date="2022-03-09T10:11:00Z" w:initials="SC">
    <w:p w14:paraId="0E3840FC" w14:textId="77777777" w:rsidR="00C62632" w:rsidRDefault="00C62632" w:rsidP="008A2912">
      <w:r>
        <w:rPr>
          <w:rStyle w:val="Kommentarzeichen"/>
        </w:rPr>
        <w:annotationRef/>
      </w:r>
      <w:r>
        <w:rPr>
          <w:sz w:val="20"/>
          <w:szCs w:val="20"/>
        </w:rPr>
        <w:t>Done</w:t>
      </w:r>
    </w:p>
  </w:comment>
  <w:comment w:id="792" w:author="Vladi" w:date="2022-01-12T19:41:00Z" w:initials="V">
    <w:p w14:paraId="3A17E37A" w14:textId="77777777" w:rsidR="00C62632" w:rsidRDefault="00C62632">
      <w:pPr>
        <w:pStyle w:val="Kommentartext"/>
      </w:pPr>
      <w:r>
        <w:rPr>
          <w:rStyle w:val="Kommentarzeichen"/>
        </w:rPr>
        <w:annotationRef/>
      </w:r>
      <w:r>
        <w:t>Will not look at this for now, unless you tell me 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6BBCABE" w15:done="0"/>
  <w15:commentEx w15:paraId="779C61FB" w15:done="0"/>
  <w15:commentEx w15:paraId="5B0E0C3D" w15:done="0"/>
  <w15:commentEx w15:paraId="26843E90" w15:done="0"/>
  <w15:commentEx w15:paraId="1D3CD09A" w15:done="0"/>
  <w15:commentEx w15:paraId="631DBD0C" w15:done="0"/>
  <w15:commentEx w15:paraId="12D8A6F4" w15:done="0"/>
  <w15:commentEx w15:paraId="5F00D422" w15:done="0"/>
  <w15:commentEx w15:paraId="5AF6D39E" w15:done="0"/>
  <w15:commentEx w15:paraId="2EEEA1DF" w15:done="0"/>
  <w15:commentEx w15:paraId="581D277C" w15:done="0"/>
  <w15:commentEx w15:paraId="7DEB6A23" w15:done="0"/>
  <w15:commentEx w15:paraId="0EAC0BEC" w15:paraIdParent="7DEB6A23" w15:done="0"/>
  <w15:commentEx w15:paraId="49C24A02" w15:done="0"/>
  <w15:commentEx w15:paraId="60D77575" w15:done="0"/>
  <w15:commentEx w15:paraId="4EEB7A51" w15:done="0"/>
  <w15:commentEx w15:paraId="3AC04573" w15:done="0"/>
  <w15:commentEx w15:paraId="7D352650" w15:done="0"/>
  <w15:commentEx w15:paraId="741CF4A7" w15:done="0"/>
  <w15:commentEx w15:paraId="7B0BCD96" w15:done="0"/>
  <w15:commentEx w15:paraId="0EDADD85" w15:done="0"/>
  <w15:commentEx w15:paraId="7D70EBB0" w15:done="0"/>
  <w15:commentEx w15:paraId="700EBDDD" w15:done="0"/>
  <w15:commentEx w15:paraId="0096BC1A" w15:done="0"/>
  <w15:commentEx w15:paraId="3593078D" w15:done="0"/>
  <w15:commentEx w15:paraId="208E5B58" w15:done="0"/>
  <w15:commentEx w15:paraId="1D22B44B" w15:paraIdParent="208E5B58" w15:done="0"/>
  <w15:commentEx w15:paraId="1052F4D8" w15:done="0"/>
  <w15:commentEx w15:paraId="3E4AEC99" w15:paraIdParent="1052F4D8" w15:done="0"/>
  <w15:commentEx w15:paraId="0AB50E52" w15:done="0"/>
  <w15:commentEx w15:paraId="59A90E2E" w15:paraIdParent="0AB50E52" w15:done="0"/>
  <w15:commentEx w15:paraId="2C767D8D" w15:done="0"/>
  <w15:commentEx w15:paraId="6F083C3E" w15:paraIdParent="2C767D8D" w15:done="0"/>
  <w15:commentEx w15:paraId="65C6ACEB" w15:done="0"/>
  <w15:commentEx w15:paraId="03EE3184" w15:paraIdParent="65C6ACEB" w15:done="0"/>
  <w15:commentEx w15:paraId="1296D86A" w15:done="0"/>
  <w15:commentEx w15:paraId="7379F22D" w15:paraIdParent="1296D86A" w15:done="0"/>
  <w15:commentEx w15:paraId="048F6555" w15:done="0"/>
  <w15:commentEx w15:paraId="1B427A72" w15:paraIdParent="048F6555" w15:done="0"/>
  <w15:commentEx w15:paraId="26D5B574" w15:done="0"/>
  <w15:commentEx w15:paraId="5C1DA539" w15:paraIdParent="26D5B574" w15:done="0"/>
  <w15:commentEx w15:paraId="604F5D84" w15:done="0"/>
  <w15:commentEx w15:paraId="37B1668C" w15:paraIdParent="604F5D84" w15:done="0"/>
  <w15:commentEx w15:paraId="17ED0519" w15:done="0"/>
  <w15:commentEx w15:paraId="7EE3D207" w15:paraIdParent="17ED0519" w15:done="0"/>
  <w15:commentEx w15:paraId="0FB0C6C2" w15:done="0"/>
  <w15:commentEx w15:paraId="69C3F43E" w15:paraIdParent="0FB0C6C2" w15:done="0"/>
  <w15:commentEx w15:paraId="5668891C" w15:done="0"/>
  <w15:commentEx w15:paraId="1A28B9D6" w15:paraIdParent="5668891C" w15:done="0"/>
  <w15:commentEx w15:paraId="1BB2A334" w15:done="0"/>
  <w15:commentEx w15:paraId="69B2328C" w15:paraIdParent="1BB2A334" w15:done="0"/>
  <w15:commentEx w15:paraId="5DDD2371" w15:done="0"/>
  <w15:commentEx w15:paraId="0E3840FC" w15:paraIdParent="5DDD2371" w15:done="0"/>
  <w15:commentEx w15:paraId="3A17E37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2710D" w16cex:dateUtc="2021-12-08T09:22:00Z"/>
  <w16cex:commentExtensible w16cex:durableId="25CA5DA8" w16cex:dateUtc="2022-02-28T09:28:00Z"/>
  <w16cex:commentExtensible w16cex:durableId="25D05596" w16cex:dateUtc="2022-03-07T04:27:00Z"/>
  <w16cex:commentExtensible w16cex:durableId="25D05AA4" w16cex:dateUtc="2022-03-07T04:49:00Z"/>
  <w16cex:commentExtensible w16cex:durableId="2592710F" w16cex:dateUtc="2021-10-11T17:22:00Z"/>
  <w16cex:commentExtensible w16cex:durableId="25D05B0B" w16cex:dateUtc="2022-03-07T04:50:00Z"/>
  <w16cex:commentExtensible w16cex:durableId="25D0E4AB" w16cex:dateUtc="2022-03-07T14:38:00Z"/>
  <w16cex:commentExtensible w16cex:durableId="25D05DF4" w16cex:dateUtc="2022-03-07T05:03:00Z"/>
  <w16cex:commentExtensible w16cex:durableId="25D356F3" w16cex:dateUtc="2022-03-09T11:10:00Z"/>
  <w16cex:commentExtensible w16cex:durableId="25CA5DB2" w16cex:dateUtc="2022-03-01T11:44:00Z"/>
  <w16cex:commentExtensible w16cex:durableId="25D05EC0" w16cex:dateUtc="2022-03-07T05:06:00Z"/>
  <w16cex:commentExtensible w16cex:durableId="25927112" w16cex:dateUtc="2022-01-10T07:25:00Z"/>
  <w16cex:commentExtensible w16cex:durableId="25927113" w16cex:dateUtc="2022-01-10T07:26:00Z"/>
  <w16cex:commentExtensible w16cex:durableId="25927114" w16cex:dateUtc="2022-01-10T07:28:00Z"/>
  <w16cex:commentExtensible w16cex:durableId="25D05F54" w16cex:dateUtc="2022-03-07T05:09:00Z"/>
  <w16cex:commentExtensible w16cex:durableId="25927115" w16cex:dateUtc="2022-01-10T07:29:00Z"/>
  <w16cex:commentExtensible w16cex:durableId="25927116" w16cex:dateUtc="2022-01-10T07:29:00Z"/>
  <w16cex:commentExtensible w16cex:durableId="25927117" w16cex:dateUtc="2022-01-10T07:30:00Z"/>
  <w16cex:commentExtensible w16cex:durableId="25927118" w16cex:dateUtc="2022-01-10T12:21:00Z"/>
  <w16cex:commentExtensible w16cex:durableId="25927119" w16cex:dateUtc="2022-01-10T07:35:00Z"/>
  <w16cex:commentExtensible w16cex:durableId="25CA5DBD" w16cex:dateUtc="2022-03-01T11:37:00Z"/>
  <w16cex:commentExtensible w16cex:durableId="2592711E" w16cex:dateUtc="2022-01-11T14:27:00Z"/>
  <w16cex:commentExtensible w16cex:durableId="25D3574D" w16cex:dateUtc="2022-03-09T11:11:00Z"/>
  <w16cex:commentExtensible w16cex:durableId="2592711F" w16cex:dateUtc="2022-01-11T14:29:00Z"/>
  <w16cex:commentExtensible w16cex:durableId="25D35762" w16cex:dateUtc="2022-03-09T11:12:00Z"/>
  <w16cex:commentExtensible w16cex:durableId="25927122" w16cex:dateUtc="2022-01-11T14:45:00Z"/>
  <w16cex:commentExtensible w16cex:durableId="25D3579C" w16cex:dateUtc="2022-03-09T11:13:00Z"/>
  <w16cex:commentExtensible w16cex:durableId="25927124" w16cex:dateUtc="2022-01-11T14:56:00Z"/>
  <w16cex:commentExtensible w16cex:durableId="25D357AB" w16cex:dateUtc="2022-03-09T11:13:00Z"/>
  <w16cex:commentExtensible w16cex:durableId="25D06267" w16cex:dateUtc="2022-03-07T05:22:00Z"/>
  <w16cex:commentExtensible w16cex:durableId="25D357B7" w16cex:dateUtc="2022-03-09T11:13:00Z"/>
  <w16cex:commentExtensible w16cex:durableId="25D315CE" w16cex:dateUtc="2022-01-11T14:56:00Z"/>
  <w16cex:commentExtensible w16cex:durableId="25D3582D" w16cex:dateUtc="2022-03-09T11:15:00Z"/>
  <w16cex:commentExtensible w16cex:durableId="25D06415" w16cex:dateUtc="2022-03-07T05:29:00Z"/>
  <w16cex:commentExtensible w16cex:durableId="25D35846" w16cex:dateUtc="2022-03-09T11:15:00Z"/>
  <w16cex:commentExtensible w16cex:durableId="25D064CD" w16cex:dateUtc="2022-03-07T05:32:00Z"/>
  <w16cex:commentExtensible w16cex:durableId="25D3583C" w16cex:dateUtc="2022-03-09T11:15:00Z"/>
  <w16cex:commentExtensible w16cex:durableId="25D337F0" w16cex:dateUtc="2022-03-07T06:57:00Z"/>
  <w16cex:commentExtensible w16cex:durableId="25D35664" w16cex:dateUtc="2022-03-09T11:07:00Z"/>
  <w16cex:commentExtensible w16cex:durableId="25D0796D" w16cex:dateUtc="2022-03-07T07:00:00Z"/>
  <w16cex:commentExtensible w16cex:durableId="25D2FB25" w16cex:dateUtc="2022-03-09T04:38:00Z"/>
  <w16cex:commentExtensible w16cex:durableId="25D0798A" w16cex:dateUtc="2022-03-07T07:01:00Z"/>
  <w16cex:commentExtensible w16cex:durableId="25D2FB2B" w16cex:dateUtc="2022-03-09T04:38:00Z"/>
  <w16cex:commentExtensible w16cex:durableId="25C31491" w16cex:dateUtc="2022-01-11T16:20:00Z"/>
  <w16cex:commentExtensible w16cex:durableId="25D2FB32" w16cex:dateUtc="2022-03-09T04:38:00Z"/>
  <w16cex:commentExtensible w16cex:durableId="25D07B84" w16cex:dateUtc="2022-03-07T07:09:00Z"/>
  <w16cex:commentExtensible w16cex:durableId="25D2FB55" w16cex:dateUtc="2022-03-09T04:39:00Z"/>
  <w16cex:commentExtensible w16cex:durableId="25D07D4E" w16cex:dateUtc="2022-03-07T07:17:00Z"/>
  <w16cex:commentExtensible w16cex:durableId="25D2FBD1" w16cex:dateUtc="2022-03-09T04:41:00Z"/>
  <w16cex:commentExtensible w16cex:durableId="25927137" w16cex:dateUtc="2022-01-12T14: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6BBCABE" w16cid:durableId="2592710D"/>
  <w16cid:commentId w16cid:paraId="779C61FB" w16cid:durableId="25CA5DA8"/>
  <w16cid:commentId w16cid:paraId="5B0E0C3D" w16cid:durableId="25D05596"/>
  <w16cid:commentId w16cid:paraId="26843E90" w16cid:durableId="25EC4DF7"/>
  <w16cid:commentId w16cid:paraId="1D3CD09A" w16cid:durableId="25D05AA4"/>
  <w16cid:commentId w16cid:paraId="631DBD0C" w16cid:durableId="25ED2CD4"/>
  <w16cid:commentId w16cid:paraId="12D8A6F4" w16cid:durableId="2592710F"/>
  <w16cid:commentId w16cid:paraId="5F00D422" w16cid:durableId="25ED2E48"/>
  <w16cid:commentId w16cid:paraId="5AF6D39E" w16cid:durableId="25ED3CE1"/>
  <w16cid:commentId w16cid:paraId="2EEEA1DF" w16cid:durableId="25ED46EB"/>
  <w16cid:commentId w16cid:paraId="581D277C" w16cid:durableId="25ED461C"/>
  <w16cid:commentId w16cid:paraId="7DEB6A23" w16cid:durableId="25D05DF4"/>
  <w16cid:commentId w16cid:paraId="0EAC0BEC" w16cid:durableId="25D356F3"/>
  <w16cid:commentId w16cid:paraId="49C24A02" w16cid:durableId="25CA5DB2"/>
  <w16cid:commentId w16cid:paraId="60D77575" w16cid:durableId="25D05EC0"/>
  <w16cid:commentId w16cid:paraId="4EEB7A51" w16cid:durableId="25927112"/>
  <w16cid:commentId w16cid:paraId="3AC04573" w16cid:durableId="25927113"/>
  <w16cid:commentId w16cid:paraId="7D352650" w16cid:durableId="25927114"/>
  <w16cid:commentId w16cid:paraId="741CF4A7" w16cid:durableId="25D05F54"/>
  <w16cid:commentId w16cid:paraId="7B0BCD96" w16cid:durableId="25927115"/>
  <w16cid:commentId w16cid:paraId="0EDADD85" w16cid:durableId="25927116"/>
  <w16cid:commentId w16cid:paraId="7D70EBB0" w16cid:durableId="25927117"/>
  <w16cid:commentId w16cid:paraId="700EBDDD" w16cid:durableId="25927118"/>
  <w16cid:commentId w16cid:paraId="0096BC1A" w16cid:durableId="25927119"/>
  <w16cid:commentId w16cid:paraId="3593078D" w16cid:durableId="25CA5DBD"/>
  <w16cid:commentId w16cid:paraId="208E5B58" w16cid:durableId="2592711E"/>
  <w16cid:commentId w16cid:paraId="1D22B44B" w16cid:durableId="25D3574D"/>
  <w16cid:commentId w16cid:paraId="1052F4D8" w16cid:durableId="2592711F"/>
  <w16cid:commentId w16cid:paraId="3E4AEC99" w16cid:durableId="25D35762"/>
  <w16cid:commentId w16cid:paraId="0AB50E52" w16cid:durableId="25927122"/>
  <w16cid:commentId w16cid:paraId="59A90E2E" w16cid:durableId="25D3579C"/>
  <w16cid:commentId w16cid:paraId="2C767D8D" w16cid:durableId="25927124"/>
  <w16cid:commentId w16cid:paraId="6F083C3E" w16cid:durableId="25D357AB"/>
  <w16cid:commentId w16cid:paraId="65C6ACEB" w16cid:durableId="25D06267"/>
  <w16cid:commentId w16cid:paraId="03EE3184" w16cid:durableId="25D357B7"/>
  <w16cid:commentId w16cid:paraId="1296D86A" w16cid:durableId="25D315CE"/>
  <w16cid:commentId w16cid:paraId="7379F22D" w16cid:durableId="25D3582D"/>
  <w16cid:commentId w16cid:paraId="048F6555" w16cid:durableId="25D06415"/>
  <w16cid:commentId w16cid:paraId="1B427A72" w16cid:durableId="25D35846"/>
  <w16cid:commentId w16cid:paraId="26D5B574" w16cid:durableId="25D064CD"/>
  <w16cid:commentId w16cid:paraId="5C1DA539" w16cid:durableId="25D3583C"/>
  <w16cid:commentId w16cid:paraId="604F5D84" w16cid:durableId="25D337F0"/>
  <w16cid:commentId w16cid:paraId="37B1668C" w16cid:durableId="25D35664"/>
  <w16cid:commentId w16cid:paraId="17ED0519" w16cid:durableId="25D0796D"/>
  <w16cid:commentId w16cid:paraId="7EE3D207" w16cid:durableId="25D2FB25"/>
  <w16cid:commentId w16cid:paraId="0FB0C6C2" w16cid:durableId="25D0798A"/>
  <w16cid:commentId w16cid:paraId="69C3F43E" w16cid:durableId="25D2FB2B"/>
  <w16cid:commentId w16cid:paraId="5668891C" w16cid:durableId="25C31491"/>
  <w16cid:commentId w16cid:paraId="1A28B9D6" w16cid:durableId="25D2FB32"/>
  <w16cid:commentId w16cid:paraId="1BB2A334" w16cid:durableId="25D07B84"/>
  <w16cid:commentId w16cid:paraId="69B2328C" w16cid:durableId="25D2FB55"/>
  <w16cid:commentId w16cid:paraId="5DDD2371" w16cid:durableId="25D07D4E"/>
  <w16cid:commentId w16cid:paraId="0E3840FC" w16cid:durableId="25D2FBD1"/>
  <w16cid:commentId w16cid:paraId="3A17E37A" w16cid:durableId="2592713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BB9AF1" w14:textId="77777777" w:rsidR="00CD0649" w:rsidRDefault="00CD0649">
      <w:pPr>
        <w:spacing w:after="0"/>
      </w:pPr>
      <w:r>
        <w:separator/>
      </w:r>
    </w:p>
  </w:endnote>
  <w:endnote w:type="continuationSeparator" w:id="0">
    <w:p w14:paraId="2F05AB0A" w14:textId="77777777" w:rsidR="00CD0649" w:rsidRDefault="00CD064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AppleSystemUIFontItalic">
    <w:altName w:val="Calibri"/>
    <w:panose1 w:val="00000000000000000000"/>
    <w:charset w:val="00"/>
    <w:family w:val="auto"/>
    <w:notTrueType/>
    <w:pitch w:val="default"/>
    <w:sig w:usb0="00000003" w:usb1="00000000" w:usb2="00000000" w:usb3="00000000" w:csb0="00000001" w:csb1="00000000"/>
  </w:font>
  <w:font w:name="MS Mincho">
    <w:altName w:val="MS Mincho"/>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996934" w14:textId="77777777" w:rsidR="00CD0649" w:rsidRDefault="00CD0649">
      <w:r>
        <w:separator/>
      </w:r>
    </w:p>
  </w:footnote>
  <w:footnote w:type="continuationSeparator" w:id="0">
    <w:p w14:paraId="4257B856" w14:textId="77777777" w:rsidR="00CD0649" w:rsidRDefault="00CD06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129C69" w14:textId="77777777" w:rsidR="00C62632" w:rsidRDefault="00C62632" w:rsidP="00C21F04">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06EB61C6" w14:textId="77777777" w:rsidR="00C62632" w:rsidRDefault="00C62632" w:rsidP="0017467E">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7389A1" w14:textId="77777777" w:rsidR="00C62632" w:rsidRDefault="00C62632" w:rsidP="00C21F04">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1</w:t>
    </w:r>
    <w:r>
      <w:rPr>
        <w:rStyle w:val="Seitenzahl"/>
      </w:rPr>
      <w:fldChar w:fldCharType="end"/>
    </w:r>
  </w:p>
  <w:p w14:paraId="22822288" w14:textId="77777777" w:rsidR="00C62632" w:rsidRDefault="00C62632" w:rsidP="0017467E">
    <w:pPr>
      <w:pStyle w:val="Kopfzeile"/>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9724B"/>
    <w:multiLevelType w:val="hybridMultilevel"/>
    <w:tmpl w:val="DED417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C1AE401"/>
    <w:multiLevelType w:val="multilevel"/>
    <w:tmpl w:val="772424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49CD7410"/>
    <w:multiLevelType w:val="multilevel"/>
    <w:tmpl w:val="AD2A9C40"/>
    <w:lvl w:ilvl="0">
      <w:start w:val="9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D173F0C"/>
    <w:multiLevelType w:val="multilevel"/>
    <w:tmpl w:val="00F639AE"/>
    <w:lvl w:ilvl="0">
      <w:start w:val="1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3"/>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w">
    <w15:presenceInfo w15:providerId="None" w15:userId="yw"/>
  </w15:person>
  <w15:person w15:author="Shambhavi Chidambaram">
    <w15:presenceInfo w15:providerId="Windows Live" w15:userId="488dae95a6b8ed39"/>
  </w15:person>
  <w15:person w15:author="Vladislav">
    <w15:presenceInfo w15:providerId="None" w15:userId="Vladislav"/>
  </w15:person>
  <w15:person w15:author="Shruti">
    <w15:presenceInfo w15:providerId="None" w15:userId="Shruti"/>
  </w15:person>
  <w15:person w15:author="Vladi">
    <w15:presenceInfo w15:providerId="None" w15:userId="Vlad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A43"/>
    <w:rsid w:val="00000FD6"/>
    <w:rsid w:val="00005BCA"/>
    <w:rsid w:val="00011F9B"/>
    <w:rsid w:val="00025919"/>
    <w:rsid w:val="00041F21"/>
    <w:rsid w:val="00047FA9"/>
    <w:rsid w:val="00050C05"/>
    <w:rsid w:val="00053EAE"/>
    <w:rsid w:val="00056F38"/>
    <w:rsid w:val="000604CA"/>
    <w:rsid w:val="00062B04"/>
    <w:rsid w:val="000700E7"/>
    <w:rsid w:val="0007159B"/>
    <w:rsid w:val="00072137"/>
    <w:rsid w:val="000745B9"/>
    <w:rsid w:val="000747BA"/>
    <w:rsid w:val="00083812"/>
    <w:rsid w:val="00090540"/>
    <w:rsid w:val="0009179E"/>
    <w:rsid w:val="00097B45"/>
    <w:rsid w:val="000A122E"/>
    <w:rsid w:val="000B4855"/>
    <w:rsid w:val="000B7077"/>
    <w:rsid w:val="000C53B8"/>
    <w:rsid w:val="000D3DA3"/>
    <w:rsid w:val="000D4BA3"/>
    <w:rsid w:val="000E0E93"/>
    <w:rsid w:val="000E222B"/>
    <w:rsid w:val="000E6F5D"/>
    <w:rsid w:val="000F4D2F"/>
    <w:rsid w:val="000F7DC0"/>
    <w:rsid w:val="00100DDB"/>
    <w:rsid w:val="00107689"/>
    <w:rsid w:val="0011254B"/>
    <w:rsid w:val="001145F6"/>
    <w:rsid w:val="001179B4"/>
    <w:rsid w:val="00134910"/>
    <w:rsid w:val="00137CA0"/>
    <w:rsid w:val="00141A81"/>
    <w:rsid w:val="00146CBE"/>
    <w:rsid w:val="001475A3"/>
    <w:rsid w:val="001602C7"/>
    <w:rsid w:val="0016448F"/>
    <w:rsid w:val="00165D91"/>
    <w:rsid w:val="00170172"/>
    <w:rsid w:val="0017467E"/>
    <w:rsid w:val="001747FD"/>
    <w:rsid w:val="00176396"/>
    <w:rsid w:val="001800A5"/>
    <w:rsid w:val="0018515B"/>
    <w:rsid w:val="001A2E5B"/>
    <w:rsid w:val="001A3DB1"/>
    <w:rsid w:val="001B4F35"/>
    <w:rsid w:val="001C56BC"/>
    <w:rsid w:val="001C6F9C"/>
    <w:rsid w:val="001D21D1"/>
    <w:rsid w:val="001D31D6"/>
    <w:rsid w:val="001D5689"/>
    <w:rsid w:val="001D651E"/>
    <w:rsid w:val="001E1851"/>
    <w:rsid w:val="001E26DD"/>
    <w:rsid w:val="001E2A35"/>
    <w:rsid w:val="001E3F14"/>
    <w:rsid w:val="001E5B79"/>
    <w:rsid w:val="001F035E"/>
    <w:rsid w:val="001F7D8A"/>
    <w:rsid w:val="002000A0"/>
    <w:rsid w:val="002049EB"/>
    <w:rsid w:val="002054F6"/>
    <w:rsid w:val="00205FD5"/>
    <w:rsid w:val="002071C3"/>
    <w:rsid w:val="00212863"/>
    <w:rsid w:val="002131C7"/>
    <w:rsid w:val="002368A1"/>
    <w:rsid w:val="00241307"/>
    <w:rsid w:val="00244217"/>
    <w:rsid w:val="00245B58"/>
    <w:rsid w:val="00247FEB"/>
    <w:rsid w:val="00250093"/>
    <w:rsid w:val="00251C93"/>
    <w:rsid w:val="0025366A"/>
    <w:rsid w:val="00256252"/>
    <w:rsid w:val="002609A9"/>
    <w:rsid w:val="00262923"/>
    <w:rsid w:val="00264DAD"/>
    <w:rsid w:val="0026740D"/>
    <w:rsid w:val="00272455"/>
    <w:rsid w:val="00290059"/>
    <w:rsid w:val="00292038"/>
    <w:rsid w:val="002963D1"/>
    <w:rsid w:val="002A2BB8"/>
    <w:rsid w:val="002A3D3B"/>
    <w:rsid w:val="002A598B"/>
    <w:rsid w:val="002A7401"/>
    <w:rsid w:val="002B2F52"/>
    <w:rsid w:val="002B5B3F"/>
    <w:rsid w:val="002C3113"/>
    <w:rsid w:val="002D1472"/>
    <w:rsid w:val="002D34AA"/>
    <w:rsid w:val="002D626F"/>
    <w:rsid w:val="002E00BA"/>
    <w:rsid w:val="002E0D79"/>
    <w:rsid w:val="002E0F0F"/>
    <w:rsid w:val="002F124D"/>
    <w:rsid w:val="002F1F19"/>
    <w:rsid w:val="002F3B63"/>
    <w:rsid w:val="00316BDB"/>
    <w:rsid w:val="00317CCE"/>
    <w:rsid w:val="00317FC7"/>
    <w:rsid w:val="00326DCC"/>
    <w:rsid w:val="00330C81"/>
    <w:rsid w:val="00331FCE"/>
    <w:rsid w:val="0033707F"/>
    <w:rsid w:val="003546CE"/>
    <w:rsid w:val="0035673A"/>
    <w:rsid w:val="003567A7"/>
    <w:rsid w:val="0035745F"/>
    <w:rsid w:val="00363F1F"/>
    <w:rsid w:val="003655CD"/>
    <w:rsid w:val="00365E02"/>
    <w:rsid w:val="003674C0"/>
    <w:rsid w:val="00370C6E"/>
    <w:rsid w:val="00372030"/>
    <w:rsid w:val="00374909"/>
    <w:rsid w:val="003761F0"/>
    <w:rsid w:val="00380873"/>
    <w:rsid w:val="003809BA"/>
    <w:rsid w:val="0038791A"/>
    <w:rsid w:val="00394E19"/>
    <w:rsid w:val="00395406"/>
    <w:rsid w:val="0039551A"/>
    <w:rsid w:val="003A1060"/>
    <w:rsid w:val="003A203B"/>
    <w:rsid w:val="003A29C2"/>
    <w:rsid w:val="003A6788"/>
    <w:rsid w:val="003B01BF"/>
    <w:rsid w:val="003B21FE"/>
    <w:rsid w:val="003B53B0"/>
    <w:rsid w:val="003D0F01"/>
    <w:rsid w:val="003D3EB5"/>
    <w:rsid w:val="003E3CA6"/>
    <w:rsid w:val="003E799D"/>
    <w:rsid w:val="003F6709"/>
    <w:rsid w:val="003F676F"/>
    <w:rsid w:val="0040068F"/>
    <w:rsid w:val="004013E9"/>
    <w:rsid w:val="0041309A"/>
    <w:rsid w:val="004139B3"/>
    <w:rsid w:val="00417DD3"/>
    <w:rsid w:val="00421482"/>
    <w:rsid w:val="0042594A"/>
    <w:rsid w:val="00444F5D"/>
    <w:rsid w:val="004519E1"/>
    <w:rsid w:val="00456402"/>
    <w:rsid w:val="00467F14"/>
    <w:rsid w:val="004727A4"/>
    <w:rsid w:val="004768CD"/>
    <w:rsid w:val="00480088"/>
    <w:rsid w:val="00483F57"/>
    <w:rsid w:val="00485456"/>
    <w:rsid w:val="00487410"/>
    <w:rsid w:val="00495F03"/>
    <w:rsid w:val="004A010F"/>
    <w:rsid w:val="004A025C"/>
    <w:rsid w:val="004A3D3F"/>
    <w:rsid w:val="004B0142"/>
    <w:rsid w:val="004B0D58"/>
    <w:rsid w:val="004B1500"/>
    <w:rsid w:val="004B4A55"/>
    <w:rsid w:val="004C09F8"/>
    <w:rsid w:val="004C188B"/>
    <w:rsid w:val="004C4ABD"/>
    <w:rsid w:val="004C4E9A"/>
    <w:rsid w:val="004E16A1"/>
    <w:rsid w:val="004E292F"/>
    <w:rsid w:val="004F6889"/>
    <w:rsid w:val="004F6A7C"/>
    <w:rsid w:val="00500460"/>
    <w:rsid w:val="00500902"/>
    <w:rsid w:val="00501141"/>
    <w:rsid w:val="00503C5A"/>
    <w:rsid w:val="00510A12"/>
    <w:rsid w:val="0052238C"/>
    <w:rsid w:val="00523838"/>
    <w:rsid w:val="00527397"/>
    <w:rsid w:val="00537393"/>
    <w:rsid w:val="0055236A"/>
    <w:rsid w:val="00554923"/>
    <w:rsid w:val="00570D2D"/>
    <w:rsid w:val="00583C7B"/>
    <w:rsid w:val="00595F4D"/>
    <w:rsid w:val="00596E22"/>
    <w:rsid w:val="005A1674"/>
    <w:rsid w:val="005A2A3B"/>
    <w:rsid w:val="005B0F05"/>
    <w:rsid w:val="005B2923"/>
    <w:rsid w:val="005C45F7"/>
    <w:rsid w:val="005C4CF6"/>
    <w:rsid w:val="005C5750"/>
    <w:rsid w:val="005C6A2D"/>
    <w:rsid w:val="005C6ADF"/>
    <w:rsid w:val="005D13EF"/>
    <w:rsid w:val="005D5636"/>
    <w:rsid w:val="005E0F28"/>
    <w:rsid w:val="005E18E9"/>
    <w:rsid w:val="005E7C7D"/>
    <w:rsid w:val="005F1CCD"/>
    <w:rsid w:val="005F35AA"/>
    <w:rsid w:val="005F62C9"/>
    <w:rsid w:val="0060197F"/>
    <w:rsid w:val="00601B9B"/>
    <w:rsid w:val="0061155A"/>
    <w:rsid w:val="0062024C"/>
    <w:rsid w:val="00623C30"/>
    <w:rsid w:val="006402AA"/>
    <w:rsid w:val="0064081C"/>
    <w:rsid w:val="006441D9"/>
    <w:rsid w:val="006763FA"/>
    <w:rsid w:val="0068199E"/>
    <w:rsid w:val="006828D8"/>
    <w:rsid w:val="006A2908"/>
    <w:rsid w:val="006A424A"/>
    <w:rsid w:val="006A58D8"/>
    <w:rsid w:val="006B076D"/>
    <w:rsid w:val="006B236F"/>
    <w:rsid w:val="006B5143"/>
    <w:rsid w:val="006C0B1B"/>
    <w:rsid w:val="006C1A28"/>
    <w:rsid w:val="006C5AD9"/>
    <w:rsid w:val="006C7289"/>
    <w:rsid w:val="006D0A35"/>
    <w:rsid w:val="006D152D"/>
    <w:rsid w:val="006D3850"/>
    <w:rsid w:val="006D6650"/>
    <w:rsid w:val="006E5AE6"/>
    <w:rsid w:val="006E757C"/>
    <w:rsid w:val="006F4AD3"/>
    <w:rsid w:val="006F520A"/>
    <w:rsid w:val="006F61C2"/>
    <w:rsid w:val="00701358"/>
    <w:rsid w:val="0070320E"/>
    <w:rsid w:val="007048EF"/>
    <w:rsid w:val="00704A2F"/>
    <w:rsid w:val="00706AAA"/>
    <w:rsid w:val="00712483"/>
    <w:rsid w:val="007268CD"/>
    <w:rsid w:val="007331A7"/>
    <w:rsid w:val="00733DEA"/>
    <w:rsid w:val="00741A48"/>
    <w:rsid w:val="00741CF1"/>
    <w:rsid w:val="007422C8"/>
    <w:rsid w:val="00742BD8"/>
    <w:rsid w:val="00745577"/>
    <w:rsid w:val="0076082C"/>
    <w:rsid w:val="007673C2"/>
    <w:rsid w:val="00772C26"/>
    <w:rsid w:val="0077452D"/>
    <w:rsid w:val="007771D9"/>
    <w:rsid w:val="00777D7A"/>
    <w:rsid w:val="00781652"/>
    <w:rsid w:val="00782C1B"/>
    <w:rsid w:val="00784946"/>
    <w:rsid w:val="00784BC8"/>
    <w:rsid w:val="00795B13"/>
    <w:rsid w:val="007A5392"/>
    <w:rsid w:val="007C3508"/>
    <w:rsid w:val="007C46D8"/>
    <w:rsid w:val="007C70B3"/>
    <w:rsid w:val="007D6EFF"/>
    <w:rsid w:val="007E05DF"/>
    <w:rsid w:val="007E224B"/>
    <w:rsid w:val="007E7976"/>
    <w:rsid w:val="007F3F81"/>
    <w:rsid w:val="007F41F9"/>
    <w:rsid w:val="008040F8"/>
    <w:rsid w:val="0080459B"/>
    <w:rsid w:val="00811755"/>
    <w:rsid w:val="008129D6"/>
    <w:rsid w:val="008133F6"/>
    <w:rsid w:val="00815A65"/>
    <w:rsid w:val="0081623E"/>
    <w:rsid w:val="00817DB9"/>
    <w:rsid w:val="0083192F"/>
    <w:rsid w:val="0083298B"/>
    <w:rsid w:val="00834BFA"/>
    <w:rsid w:val="00840859"/>
    <w:rsid w:val="00843860"/>
    <w:rsid w:val="008443CE"/>
    <w:rsid w:val="00846CAA"/>
    <w:rsid w:val="008654D5"/>
    <w:rsid w:val="008671EE"/>
    <w:rsid w:val="00876DB8"/>
    <w:rsid w:val="008824B6"/>
    <w:rsid w:val="0088312F"/>
    <w:rsid w:val="00886F4B"/>
    <w:rsid w:val="00895610"/>
    <w:rsid w:val="008A2912"/>
    <w:rsid w:val="008A5974"/>
    <w:rsid w:val="008B328E"/>
    <w:rsid w:val="008C6B15"/>
    <w:rsid w:val="008D10A7"/>
    <w:rsid w:val="008D2E4C"/>
    <w:rsid w:val="008D38BA"/>
    <w:rsid w:val="008D52A6"/>
    <w:rsid w:val="008E0A44"/>
    <w:rsid w:val="008E1FE2"/>
    <w:rsid w:val="008E66FF"/>
    <w:rsid w:val="008E6BC7"/>
    <w:rsid w:val="008E7C31"/>
    <w:rsid w:val="008F1212"/>
    <w:rsid w:val="008F1434"/>
    <w:rsid w:val="008F7984"/>
    <w:rsid w:val="00902F11"/>
    <w:rsid w:val="00902F3F"/>
    <w:rsid w:val="00907553"/>
    <w:rsid w:val="00907703"/>
    <w:rsid w:val="009127EC"/>
    <w:rsid w:val="00922D47"/>
    <w:rsid w:val="00934763"/>
    <w:rsid w:val="009420EF"/>
    <w:rsid w:val="00944123"/>
    <w:rsid w:val="0094457F"/>
    <w:rsid w:val="0094466D"/>
    <w:rsid w:val="00945463"/>
    <w:rsid w:val="00953323"/>
    <w:rsid w:val="00953AC5"/>
    <w:rsid w:val="00954585"/>
    <w:rsid w:val="00964882"/>
    <w:rsid w:val="00984972"/>
    <w:rsid w:val="00985FEB"/>
    <w:rsid w:val="00993889"/>
    <w:rsid w:val="009A412F"/>
    <w:rsid w:val="009B0F51"/>
    <w:rsid w:val="009B17B8"/>
    <w:rsid w:val="009B183F"/>
    <w:rsid w:val="009C0BC2"/>
    <w:rsid w:val="009C1409"/>
    <w:rsid w:val="009C3415"/>
    <w:rsid w:val="009C4B58"/>
    <w:rsid w:val="009C4C7E"/>
    <w:rsid w:val="009C4DDE"/>
    <w:rsid w:val="009D2BED"/>
    <w:rsid w:val="009D79E6"/>
    <w:rsid w:val="009E1E9B"/>
    <w:rsid w:val="009E3F94"/>
    <w:rsid w:val="009E68E0"/>
    <w:rsid w:val="009E76A8"/>
    <w:rsid w:val="009F11EF"/>
    <w:rsid w:val="009F2BE7"/>
    <w:rsid w:val="00A0482B"/>
    <w:rsid w:val="00A14EAA"/>
    <w:rsid w:val="00A173BD"/>
    <w:rsid w:val="00A21FE9"/>
    <w:rsid w:val="00A24CDC"/>
    <w:rsid w:val="00A34D17"/>
    <w:rsid w:val="00A416AB"/>
    <w:rsid w:val="00A478B9"/>
    <w:rsid w:val="00A53AB9"/>
    <w:rsid w:val="00A723B4"/>
    <w:rsid w:val="00A73083"/>
    <w:rsid w:val="00A81E83"/>
    <w:rsid w:val="00A856F0"/>
    <w:rsid w:val="00A9555E"/>
    <w:rsid w:val="00A95B1E"/>
    <w:rsid w:val="00AA66C8"/>
    <w:rsid w:val="00AB33B5"/>
    <w:rsid w:val="00AC3BCD"/>
    <w:rsid w:val="00AD6F6C"/>
    <w:rsid w:val="00AD79CE"/>
    <w:rsid w:val="00AE2196"/>
    <w:rsid w:val="00AE56C2"/>
    <w:rsid w:val="00AE79E5"/>
    <w:rsid w:val="00AF3767"/>
    <w:rsid w:val="00AF4C4B"/>
    <w:rsid w:val="00B14721"/>
    <w:rsid w:val="00B23CD0"/>
    <w:rsid w:val="00B2430D"/>
    <w:rsid w:val="00B316CB"/>
    <w:rsid w:val="00B35600"/>
    <w:rsid w:val="00B40832"/>
    <w:rsid w:val="00B471DA"/>
    <w:rsid w:val="00B54A0C"/>
    <w:rsid w:val="00B56F46"/>
    <w:rsid w:val="00B64369"/>
    <w:rsid w:val="00B64B98"/>
    <w:rsid w:val="00B6680F"/>
    <w:rsid w:val="00B73587"/>
    <w:rsid w:val="00B77B3D"/>
    <w:rsid w:val="00B864E7"/>
    <w:rsid w:val="00BA17A0"/>
    <w:rsid w:val="00BA2D0B"/>
    <w:rsid w:val="00BA465C"/>
    <w:rsid w:val="00BB6648"/>
    <w:rsid w:val="00BB7CFA"/>
    <w:rsid w:val="00BC7CD9"/>
    <w:rsid w:val="00BD159D"/>
    <w:rsid w:val="00BD1755"/>
    <w:rsid w:val="00BE0450"/>
    <w:rsid w:val="00BE5C33"/>
    <w:rsid w:val="00BE7783"/>
    <w:rsid w:val="00BF53B3"/>
    <w:rsid w:val="00BF5EE5"/>
    <w:rsid w:val="00BF60D6"/>
    <w:rsid w:val="00C00276"/>
    <w:rsid w:val="00C0389E"/>
    <w:rsid w:val="00C06A41"/>
    <w:rsid w:val="00C12EB4"/>
    <w:rsid w:val="00C17A43"/>
    <w:rsid w:val="00C210C0"/>
    <w:rsid w:val="00C21420"/>
    <w:rsid w:val="00C21F04"/>
    <w:rsid w:val="00C36B14"/>
    <w:rsid w:val="00C41A0B"/>
    <w:rsid w:val="00C50551"/>
    <w:rsid w:val="00C51BAA"/>
    <w:rsid w:val="00C53B41"/>
    <w:rsid w:val="00C56ABC"/>
    <w:rsid w:val="00C56FC9"/>
    <w:rsid w:val="00C62632"/>
    <w:rsid w:val="00C63A28"/>
    <w:rsid w:val="00C64D5F"/>
    <w:rsid w:val="00C656EA"/>
    <w:rsid w:val="00C74978"/>
    <w:rsid w:val="00C8129A"/>
    <w:rsid w:val="00C82E8C"/>
    <w:rsid w:val="00C8683F"/>
    <w:rsid w:val="00C93D80"/>
    <w:rsid w:val="00C94C4E"/>
    <w:rsid w:val="00CA1D4D"/>
    <w:rsid w:val="00CA2D36"/>
    <w:rsid w:val="00CA6A8F"/>
    <w:rsid w:val="00CB4C49"/>
    <w:rsid w:val="00CB50FC"/>
    <w:rsid w:val="00CC2DFF"/>
    <w:rsid w:val="00CC3748"/>
    <w:rsid w:val="00CD0649"/>
    <w:rsid w:val="00CD643E"/>
    <w:rsid w:val="00CE6F72"/>
    <w:rsid w:val="00CF1787"/>
    <w:rsid w:val="00CF505A"/>
    <w:rsid w:val="00CF63D7"/>
    <w:rsid w:val="00CF7A1F"/>
    <w:rsid w:val="00D00E08"/>
    <w:rsid w:val="00D0571B"/>
    <w:rsid w:val="00D057CF"/>
    <w:rsid w:val="00D05B38"/>
    <w:rsid w:val="00D06ABA"/>
    <w:rsid w:val="00D07B8F"/>
    <w:rsid w:val="00D10D74"/>
    <w:rsid w:val="00D43A51"/>
    <w:rsid w:val="00D45B4A"/>
    <w:rsid w:val="00D47794"/>
    <w:rsid w:val="00D51779"/>
    <w:rsid w:val="00D51C7D"/>
    <w:rsid w:val="00D52DE5"/>
    <w:rsid w:val="00D5462D"/>
    <w:rsid w:val="00D67515"/>
    <w:rsid w:val="00D72562"/>
    <w:rsid w:val="00D73332"/>
    <w:rsid w:val="00D751E8"/>
    <w:rsid w:val="00D7559A"/>
    <w:rsid w:val="00D77538"/>
    <w:rsid w:val="00D8711F"/>
    <w:rsid w:val="00DA14B2"/>
    <w:rsid w:val="00DA21A6"/>
    <w:rsid w:val="00DB0D5B"/>
    <w:rsid w:val="00DB24AB"/>
    <w:rsid w:val="00DB252D"/>
    <w:rsid w:val="00DB3DC1"/>
    <w:rsid w:val="00DB488D"/>
    <w:rsid w:val="00DB48CC"/>
    <w:rsid w:val="00DC2A8D"/>
    <w:rsid w:val="00DD0FB8"/>
    <w:rsid w:val="00DE22A0"/>
    <w:rsid w:val="00DE554B"/>
    <w:rsid w:val="00DF3E00"/>
    <w:rsid w:val="00E03E74"/>
    <w:rsid w:val="00E36149"/>
    <w:rsid w:val="00E42B77"/>
    <w:rsid w:val="00E5243F"/>
    <w:rsid w:val="00E56A13"/>
    <w:rsid w:val="00E62BC2"/>
    <w:rsid w:val="00E843C9"/>
    <w:rsid w:val="00E92081"/>
    <w:rsid w:val="00EB0DC1"/>
    <w:rsid w:val="00EB51FF"/>
    <w:rsid w:val="00EB6167"/>
    <w:rsid w:val="00EC69E8"/>
    <w:rsid w:val="00EC6F83"/>
    <w:rsid w:val="00EC77D6"/>
    <w:rsid w:val="00EE3300"/>
    <w:rsid w:val="00EE7CD6"/>
    <w:rsid w:val="00EE7CE8"/>
    <w:rsid w:val="00EF58AF"/>
    <w:rsid w:val="00EF58EE"/>
    <w:rsid w:val="00F01C83"/>
    <w:rsid w:val="00F04236"/>
    <w:rsid w:val="00F10B16"/>
    <w:rsid w:val="00F11F73"/>
    <w:rsid w:val="00F13D89"/>
    <w:rsid w:val="00F15174"/>
    <w:rsid w:val="00F16040"/>
    <w:rsid w:val="00F17D72"/>
    <w:rsid w:val="00F2234C"/>
    <w:rsid w:val="00F305AF"/>
    <w:rsid w:val="00F3159A"/>
    <w:rsid w:val="00F3183C"/>
    <w:rsid w:val="00F326FF"/>
    <w:rsid w:val="00F4194D"/>
    <w:rsid w:val="00F424C5"/>
    <w:rsid w:val="00F568F6"/>
    <w:rsid w:val="00F56E8A"/>
    <w:rsid w:val="00F65AEA"/>
    <w:rsid w:val="00F703B6"/>
    <w:rsid w:val="00F72D8B"/>
    <w:rsid w:val="00F73750"/>
    <w:rsid w:val="00F766B6"/>
    <w:rsid w:val="00F8252A"/>
    <w:rsid w:val="00F83B6F"/>
    <w:rsid w:val="00FA7331"/>
    <w:rsid w:val="00FB1F8C"/>
    <w:rsid w:val="00FB2A1F"/>
    <w:rsid w:val="00FB33C8"/>
    <w:rsid w:val="00FB6AF2"/>
    <w:rsid w:val="00FC22BC"/>
    <w:rsid w:val="00FC2B95"/>
    <w:rsid w:val="00FC5499"/>
    <w:rsid w:val="00FC5841"/>
    <w:rsid w:val="00FD0881"/>
    <w:rsid w:val="00FE315F"/>
    <w:rsid w:val="00FE4DC4"/>
    <w:rsid w:val="00FE7081"/>
    <w:rsid w:val="00FF36C1"/>
    <w:rsid w:val="00FF5581"/>
    <w:rsid w:val="00FF627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8BFA31F"/>
  <w15:docId w15:val="{C8547479-E0ED-7B4E-8AE0-185010F87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style>
  <w:style w:type="paragraph" w:styleId="berschrift1">
    <w:name w:val="heading 1"/>
    <w:basedOn w:val="Standard"/>
    <w:next w:val="Textkrpe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berschrift2">
    <w:name w:val="heading 2"/>
    <w:basedOn w:val="Standard"/>
    <w:next w:val="Textkrpe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berschrift3">
    <w:name w:val="heading 3"/>
    <w:basedOn w:val="Standard"/>
    <w:next w:val="Textkrpe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Textkrper"/>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berschrift5">
    <w:name w:val="heading 5"/>
    <w:basedOn w:val="Standard"/>
    <w:next w:val="Textkrper"/>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qFormat/>
    <w:pPr>
      <w:spacing w:before="180" w:after="180"/>
    </w:pPr>
  </w:style>
  <w:style w:type="paragraph" w:customStyle="1" w:styleId="FirstParagraph">
    <w:name w:val="First Paragraph"/>
    <w:basedOn w:val="Textkrper"/>
    <w:next w:val="Textkrper"/>
    <w:qFormat/>
  </w:style>
  <w:style w:type="paragraph" w:customStyle="1" w:styleId="Compact">
    <w:name w:val="Compact"/>
    <w:basedOn w:val="Textkrper"/>
    <w:qFormat/>
    <w:pPr>
      <w:spacing w:before="36" w:after="36"/>
    </w:pPr>
  </w:style>
  <w:style w:type="paragraph" w:styleId="Titel">
    <w:name w:val="Title"/>
    <w:basedOn w:val="Standard"/>
    <w:next w:val="Textkrpe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pPr>
      <w:keepNext/>
      <w:keepLines/>
      <w:jc w:val="center"/>
    </w:pPr>
  </w:style>
  <w:style w:type="paragraph" w:styleId="Datum">
    <w:name w:val="Date"/>
    <w:next w:val="Textkrper"/>
    <w:qFormat/>
    <w:pPr>
      <w:keepNext/>
      <w:keepLines/>
      <w:jc w:val="center"/>
    </w:pPr>
  </w:style>
  <w:style w:type="paragraph" w:customStyle="1" w:styleId="Abstract">
    <w:name w:val="Abstract"/>
    <w:basedOn w:val="Standard"/>
    <w:next w:val="Textkrper"/>
    <w:qFormat/>
    <w:pPr>
      <w:keepNext/>
      <w:keepLines/>
      <w:spacing w:before="300" w:after="300"/>
    </w:pPr>
    <w:rPr>
      <w:sz w:val="20"/>
      <w:szCs w:val="20"/>
    </w:rPr>
  </w:style>
  <w:style w:type="paragraph" w:styleId="Literaturverzeichnis">
    <w:name w:val="Bibliography"/>
    <w:basedOn w:val="Standard"/>
    <w:qFormat/>
  </w:style>
  <w:style w:type="paragraph" w:styleId="Blocktext">
    <w:name w:val="Block Text"/>
    <w:basedOn w:val="Textkrper"/>
    <w:next w:val="Textkrper"/>
    <w:uiPriority w:val="9"/>
    <w:unhideWhenUsed/>
    <w:qFormat/>
    <w:pPr>
      <w:spacing w:before="100" w:after="100"/>
      <w:ind w:left="480" w:right="480"/>
    </w:pPr>
  </w:style>
  <w:style w:type="paragraph" w:styleId="Funotentext">
    <w:name w:val="footnote text"/>
    <w:basedOn w:val="Standard"/>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pPr>
      <w:keepNext/>
    </w:pPr>
  </w:style>
  <w:style w:type="paragraph" w:customStyle="1" w:styleId="ImageCaption">
    <w:name w:val="Image Caption"/>
    <w:basedOn w:val="Beschriftung"/>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customStyle="1" w:styleId="SectionNumber">
    <w:name w:val="Section Number"/>
    <w:basedOn w:val="BeschriftungZchn"/>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Kommentarzeichen">
    <w:name w:val="annotation reference"/>
    <w:basedOn w:val="Absatz-Standardschriftart"/>
    <w:semiHidden/>
    <w:unhideWhenUsed/>
    <w:rPr>
      <w:sz w:val="16"/>
      <w:szCs w:val="16"/>
    </w:rPr>
  </w:style>
  <w:style w:type="paragraph" w:styleId="Kommentartext">
    <w:name w:val="annotation text"/>
    <w:basedOn w:val="Standard"/>
    <w:link w:val="KommentartextZchn"/>
    <w:unhideWhenUsed/>
    <w:rPr>
      <w:sz w:val="20"/>
      <w:szCs w:val="20"/>
    </w:rPr>
  </w:style>
  <w:style w:type="character" w:customStyle="1" w:styleId="KommentartextZchn">
    <w:name w:val="Kommentartext Zchn"/>
    <w:basedOn w:val="Absatz-Standardschriftart"/>
    <w:link w:val="Kommentartext"/>
    <w:rPr>
      <w:sz w:val="20"/>
      <w:szCs w:val="20"/>
    </w:rPr>
  </w:style>
  <w:style w:type="paragraph" w:styleId="berarbeitung">
    <w:name w:val="Revision"/>
    <w:hidden/>
    <w:semiHidden/>
    <w:pPr>
      <w:spacing w:after="0"/>
    </w:pPr>
  </w:style>
  <w:style w:type="paragraph" w:styleId="Sprechblasentext">
    <w:name w:val="Balloon Text"/>
    <w:basedOn w:val="Standard"/>
    <w:link w:val="SprechblasentextZchn"/>
    <w:semiHidden/>
    <w:unhideWhenUsed/>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semiHidden/>
    <w:rPr>
      <w:rFonts w:ascii="Segoe UI" w:hAnsi="Segoe UI" w:cs="Segoe UI"/>
      <w:sz w:val="18"/>
      <w:szCs w:val="18"/>
    </w:rPr>
  </w:style>
  <w:style w:type="paragraph" w:styleId="Kommentarthema">
    <w:name w:val="annotation subject"/>
    <w:basedOn w:val="Kommentartext"/>
    <w:next w:val="Kommentartext"/>
    <w:link w:val="KommentarthemaZchn"/>
    <w:semiHidden/>
    <w:unhideWhenUsed/>
    <w:rPr>
      <w:b/>
      <w:bCs/>
    </w:rPr>
  </w:style>
  <w:style w:type="character" w:customStyle="1" w:styleId="KommentarthemaZchn">
    <w:name w:val="Kommentarthema Zchn"/>
    <w:basedOn w:val="KommentartextZchn"/>
    <w:link w:val="Kommentarthema"/>
    <w:semiHidden/>
    <w:rPr>
      <w:b/>
      <w:bCs/>
      <w:sz w:val="20"/>
      <w:szCs w:val="20"/>
    </w:rPr>
  </w:style>
  <w:style w:type="character" w:styleId="BesuchterLink">
    <w:name w:val="FollowedHyperlink"/>
    <w:basedOn w:val="Absatz-Standardschriftart"/>
    <w:semiHidden/>
    <w:unhideWhenUsed/>
    <w:rsid w:val="00395406"/>
    <w:rPr>
      <w:color w:val="800080" w:themeColor="followedHyperlink"/>
      <w:u w:val="single"/>
    </w:rPr>
  </w:style>
  <w:style w:type="paragraph" w:styleId="StandardWeb">
    <w:name w:val="Normal (Web)"/>
    <w:basedOn w:val="Standard"/>
    <w:uiPriority w:val="99"/>
    <w:unhideWhenUsed/>
    <w:rsid w:val="008D10A7"/>
    <w:pPr>
      <w:spacing w:before="100" w:beforeAutospacing="1" w:after="100" w:afterAutospacing="1"/>
    </w:pPr>
    <w:rPr>
      <w:rFonts w:ascii="Times New Roman" w:eastAsia="Times New Roman" w:hAnsi="Times New Roman" w:cs="Times New Roman"/>
      <w:lang w:val="en-IN" w:eastAsia="en-GB"/>
    </w:rPr>
  </w:style>
  <w:style w:type="paragraph" w:styleId="Kopfzeile">
    <w:name w:val="header"/>
    <w:basedOn w:val="Standard"/>
    <w:link w:val="KopfzeileZchn"/>
    <w:unhideWhenUsed/>
    <w:rsid w:val="004F6A7C"/>
    <w:pPr>
      <w:tabs>
        <w:tab w:val="center" w:pos="4320"/>
        <w:tab w:val="right" w:pos="8640"/>
      </w:tabs>
      <w:spacing w:after="0"/>
    </w:pPr>
  </w:style>
  <w:style w:type="character" w:customStyle="1" w:styleId="KopfzeileZchn">
    <w:name w:val="Kopfzeile Zchn"/>
    <w:basedOn w:val="Absatz-Standardschriftart"/>
    <w:link w:val="Kopfzeile"/>
    <w:rsid w:val="004F6A7C"/>
  </w:style>
  <w:style w:type="character" w:styleId="Seitenzahl">
    <w:name w:val="page number"/>
    <w:basedOn w:val="Absatz-Standardschriftart"/>
    <w:semiHidden/>
    <w:unhideWhenUsed/>
    <w:rsid w:val="004F6A7C"/>
  </w:style>
  <w:style w:type="paragraph" w:styleId="Listenabsatz">
    <w:name w:val="List Paragraph"/>
    <w:basedOn w:val="Standard"/>
    <w:rsid w:val="00F65AEA"/>
    <w:pPr>
      <w:ind w:left="720"/>
      <w:contextualSpacing/>
    </w:pPr>
  </w:style>
  <w:style w:type="character" w:styleId="NichtaufgelsteErwhnung">
    <w:name w:val="Unresolved Mention"/>
    <w:basedOn w:val="Absatz-Standardschriftart"/>
    <w:uiPriority w:val="99"/>
    <w:semiHidden/>
    <w:unhideWhenUsed/>
    <w:rsid w:val="00011F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71264">
      <w:bodyDiv w:val="1"/>
      <w:marLeft w:val="0"/>
      <w:marRight w:val="0"/>
      <w:marTop w:val="0"/>
      <w:marBottom w:val="0"/>
      <w:divBdr>
        <w:top w:val="none" w:sz="0" w:space="0" w:color="auto"/>
        <w:left w:val="none" w:sz="0" w:space="0" w:color="auto"/>
        <w:bottom w:val="none" w:sz="0" w:space="0" w:color="auto"/>
        <w:right w:val="none" w:sz="0" w:space="0" w:color="auto"/>
      </w:divBdr>
    </w:div>
    <w:div w:id="227150480">
      <w:bodyDiv w:val="1"/>
      <w:marLeft w:val="0"/>
      <w:marRight w:val="0"/>
      <w:marTop w:val="0"/>
      <w:marBottom w:val="0"/>
      <w:divBdr>
        <w:top w:val="none" w:sz="0" w:space="0" w:color="auto"/>
        <w:left w:val="none" w:sz="0" w:space="0" w:color="auto"/>
        <w:bottom w:val="none" w:sz="0" w:space="0" w:color="auto"/>
        <w:right w:val="none" w:sz="0" w:space="0" w:color="auto"/>
      </w:divBdr>
    </w:div>
    <w:div w:id="319500329">
      <w:bodyDiv w:val="1"/>
      <w:marLeft w:val="0"/>
      <w:marRight w:val="0"/>
      <w:marTop w:val="0"/>
      <w:marBottom w:val="0"/>
      <w:divBdr>
        <w:top w:val="none" w:sz="0" w:space="0" w:color="auto"/>
        <w:left w:val="none" w:sz="0" w:space="0" w:color="auto"/>
        <w:bottom w:val="none" w:sz="0" w:space="0" w:color="auto"/>
        <w:right w:val="none" w:sz="0" w:space="0" w:color="auto"/>
      </w:divBdr>
    </w:div>
    <w:div w:id="463817634">
      <w:bodyDiv w:val="1"/>
      <w:marLeft w:val="0"/>
      <w:marRight w:val="0"/>
      <w:marTop w:val="0"/>
      <w:marBottom w:val="0"/>
      <w:divBdr>
        <w:top w:val="none" w:sz="0" w:space="0" w:color="auto"/>
        <w:left w:val="none" w:sz="0" w:space="0" w:color="auto"/>
        <w:bottom w:val="none" w:sz="0" w:space="0" w:color="auto"/>
        <w:right w:val="none" w:sz="0" w:space="0" w:color="auto"/>
      </w:divBdr>
    </w:div>
    <w:div w:id="487598390">
      <w:bodyDiv w:val="1"/>
      <w:marLeft w:val="0"/>
      <w:marRight w:val="0"/>
      <w:marTop w:val="0"/>
      <w:marBottom w:val="0"/>
      <w:divBdr>
        <w:top w:val="none" w:sz="0" w:space="0" w:color="auto"/>
        <w:left w:val="none" w:sz="0" w:space="0" w:color="auto"/>
        <w:bottom w:val="none" w:sz="0" w:space="0" w:color="auto"/>
        <w:right w:val="none" w:sz="0" w:space="0" w:color="auto"/>
      </w:divBdr>
    </w:div>
    <w:div w:id="548540292">
      <w:bodyDiv w:val="1"/>
      <w:marLeft w:val="0"/>
      <w:marRight w:val="0"/>
      <w:marTop w:val="0"/>
      <w:marBottom w:val="0"/>
      <w:divBdr>
        <w:top w:val="none" w:sz="0" w:space="0" w:color="auto"/>
        <w:left w:val="none" w:sz="0" w:space="0" w:color="auto"/>
        <w:bottom w:val="none" w:sz="0" w:space="0" w:color="auto"/>
        <w:right w:val="none" w:sz="0" w:space="0" w:color="auto"/>
      </w:divBdr>
    </w:div>
    <w:div w:id="651520785">
      <w:bodyDiv w:val="1"/>
      <w:marLeft w:val="0"/>
      <w:marRight w:val="0"/>
      <w:marTop w:val="0"/>
      <w:marBottom w:val="0"/>
      <w:divBdr>
        <w:top w:val="none" w:sz="0" w:space="0" w:color="auto"/>
        <w:left w:val="none" w:sz="0" w:space="0" w:color="auto"/>
        <w:bottom w:val="none" w:sz="0" w:space="0" w:color="auto"/>
        <w:right w:val="none" w:sz="0" w:space="0" w:color="auto"/>
      </w:divBdr>
    </w:div>
    <w:div w:id="663701031">
      <w:bodyDiv w:val="1"/>
      <w:marLeft w:val="0"/>
      <w:marRight w:val="0"/>
      <w:marTop w:val="0"/>
      <w:marBottom w:val="0"/>
      <w:divBdr>
        <w:top w:val="none" w:sz="0" w:space="0" w:color="auto"/>
        <w:left w:val="none" w:sz="0" w:space="0" w:color="auto"/>
        <w:bottom w:val="none" w:sz="0" w:space="0" w:color="auto"/>
        <w:right w:val="none" w:sz="0" w:space="0" w:color="auto"/>
      </w:divBdr>
    </w:div>
    <w:div w:id="882180446">
      <w:bodyDiv w:val="1"/>
      <w:marLeft w:val="0"/>
      <w:marRight w:val="0"/>
      <w:marTop w:val="0"/>
      <w:marBottom w:val="0"/>
      <w:divBdr>
        <w:top w:val="none" w:sz="0" w:space="0" w:color="auto"/>
        <w:left w:val="none" w:sz="0" w:space="0" w:color="auto"/>
        <w:bottom w:val="none" w:sz="0" w:space="0" w:color="auto"/>
        <w:right w:val="none" w:sz="0" w:space="0" w:color="auto"/>
      </w:divBdr>
    </w:div>
    <w:div w:id="1097674878">
      <w:bodyDiv w:val="1"/>
      <w:marLeft w:val="0"/>
      <w:marRight w:val="0"/>
      <w:marTop w:val="0"/>
      <w:marBottom w:val="0"/>
      <w:divBdr>
        <w:top w:val="none" w:sz="0" w:space="0" w:color="auto"/>
        <w:left w:val="none" w:sz="0" w:space="0" w:color="auto"/>
        <w:bottom w:val="none" w:sz="0" w:space="0" w:color="auto"/>
        <w:right w:val="none" w:sz="0" w:space="0" w:color="auto"/>
      </w:divBdr>
    </w:div>
    <w:div w:id="1125657914">
      <w:bodyDiv w:val="1"/>
      <w:marLeft w:val="0"/>
      <w:marRight w:val="0"/>
      <w:marTop w:val="0"/>
      <w:marBottom w:val="0"/>
      <w:divBdr>
        <w:top w:val="none" w:sz="0" w:space="0" w:color="auto"/>
        <w:left w:val="none" w:sz="0" w:space="0" w:color="auto"/>
        <w:bottom w:val="none" w:sz="0" w:space="0" w:color="auto"/>
        <w:right w:val="none" w:sz="0" w:space="0" w:color="auto"/>
      </w:divBdr>
    </w:div>
    <w:div w:id="1229193392">
      <w:bodyDiv w:val="1"/>
      <w:marLeft w:val="0"/>
      <w:marRight w:val="0"/>
      <w:marTop w:val="0"/>
      <w:marBottom w:val="0"/>
      <w:divBdr>
        <w:top w:val="none" w:sz="0" w:space="0" w:color="auto"/>
        <w:left w:val="none" w:sz="0" w:space="0" w:color="auto"/>
        <w:bottom w:val="none" w:sz="0" w:space="0" w:color="auto"/>
        <w:right w:val="none" w:sz="0" w:space="0" w:color="auto"/>
      </w:divBdr>
    </w:div>
    <w:div w:id="1250038568">
      <w:bodyDiv w:val="1"/>
      <w:marLeft w:val="0"/>
      <w:marRight w:val="0"/>
      <w:marTop w:val="0"/>
      <w:marBottom w:val="0"/>
      <w:divBdr>
        <w:top w:val="none" w:sz="0" w:space="0" w:color="auto"/>
        <w:left w:val="none" w:sz="0" w:space="0" w:color="auto"/>
        <w:bottom w:val="none" w:sz="0" w:space="0" w:color="auto"/>
        <w:right w:val="none" w:sz="0" w:space="0" w:color="auto"/>
      </w:divBdr>
    </w:div>
    <w:div w:id="1275601124">
      <w:bodyDiv w:val="1"/>
      <w:marLeft w:val="0"/>
      <w:marRight w:val="0"/>
      <w:marTop w:val="0"/>
      <w:marBottom w:val="0"/>
      <w:divBdr>
        <w:top w:val="none" w:sz="0" w:space="0" w:color="auto"/>
        <w:left w:val="none" w:sz="0" w:space="0" w:color="auto"/>
        <w:bottom w:val="none" w:sz="0" w:space="0" w:color="auto"/>
        <w:right w:val="none" w:sz="0" w:space="0" w:color="auto"/>
      </w:divBdr>
      <w:divsChild>
        <w:div w:id="80762911">
          <w:marLeft w:val="0"/>
          <w:marRight w:val="0"/>
          <w:marTop w:val="0"/>
          <w:marBottom w:val="0"/>
          <w:divBdr>
            <w:top w:val="none" w:sz="0" w:space="0" w:color="auto"/>
            <w:left w:val="none" w:sz="0" w:space="0" w:color="auto"/>
            <w:bottom w:val="none" w:sz="0" w:space="0" w:color="auto"/>
            <w:right w:val="none" w:sz="0" w:space="0" w:color="auto"/>
          </w:divBdr>
          <w:divsChild>
            <w:div w:id="1946769241">
              <w:marLeft w:val="0"/>
              <w:marRight w:val="0"/>
              <w:marTop w:val="0"/>
              <w:marBottom w:val="0"/>
              <w:divBdr>
                <w:top w:val="none" w:sz="0" w:space="0" w:color="auto"/>
                <w:left w:val="none" w:sz="0" w:space="0" w:color="auto"/>
                <w:bottom w:val="none" w:sz="0" w:space="0" w:color="auto"/>
                <w:right w:val="none" w:sz="0" w:space="0" w:color="auto"/>
              </w:divBdr>
              <w:divsChild>
                <w:div w:id="82150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715468">
      <w:bodyDiv w:val="1"/>
      <w:marLeft w:val="0"/>
      <w:marRight w:val="0"/>
      <w:marTop w:val="0"/>
      <w:marBottom w:val="0"/>
      <w:divBdr>
        <w:top w:val="none" w:sz="0" w:space="0" w:color="auto"/>
        <w:left w:val="none" w:sz="0" w:space="0" w:color="auto"/>
        <w:bottom w:val="none" w:sz="0" w:space="0" w:color="auto"/>
        <w:right w:val="none" w:sz="0" w:space="0" w:color="auto"/>
      </w:divBdr>
      <w:divsChild>
        <w:div w:id="1269048388">
          <w:marLeft w:val="0"/>
          <w:marRight w:val="0"/>
          <w:marTop w:val="0"/>
          <w:marBottom w:val="0"/>
          <w:divBdr>
            <w:top w:val="none" w:sz="0" w:space="0" w:color="auto"/>
            <w:left w:val="none" w:sz="0" w:space="0" w:color="auto"/>
            <w:bottom w:val="none" w:sz="0" w:space="0" w:color="auto"/>
            <w:right w:val="none" w:sz="0" w:space="0" w:color="auto"/>
          </w:divBdr>
        </w:div>
      </w:divsChild>
    </w:div>
    <w:div w:id="1531648394">
      <w:bodyDiv w:val="1"/>
      <w:marLeft w:val="0"/>
      <w:marRight w:val="0"/>
      <w:marTop w:val="0"/>
      <w:marBottom w:val="0"/>
      <w:divBdr>
        <w:top w:val="none" w:sz="0" w:space="0" w:color="auto"/>
        <w:left w:val="none" w:sz="0" w:space="0" w:color="auto"/>
        <w:bottom w:val="none" w:sz="0" w:space="0" w:color="auto"/>
        <w:right w:val="none" w:sz="0" w:space="0" w:color="auto"/>
      </w:divBdr>
    </w:div>
    <w:div w:id="1554149884">
      <w:bodyDiv w:val="1"/>
      <w:marLeft w:val="0"/>
      <w:marRight w:val="0"/>
      <w:marTop w:val="0"/>
      <w:marBottom w:val="0"/>
      <w:divBdr>
        <w:top w:val="none" w:sz="0" w:space="0" w:color="auto"/>
        <w:left w:val="none" w:sz="0" w:space="0" w:color="auto"/>
        <w:bottom w:val="none" w:sz="0" w:space="0" w:color="auto"/>
        <w:right w:val="none" w:sz="0" w:space="0" w:color="auto"/>
      </w:divBdr>
    </w:div>
    <w:div w:id="1565919611">
      <w:bodyDiv w:val="1"/>
      <w:marLeft w:val="0"/>
      <w:marRight w:val="0"/>
      <w:marTop w:val="0"/>
      <w:marBottom w:val="0"/>
      <w:divBdr>
        <w:top w:val="none" w:sz="0" w:space="0" w:color="auto"/>
        <w:left w:val="none" w:sz="0" w:space="0" w:color="auto"/>
        <w:bottom w:val="none" w:sz="0" w:space="0" w:color="auto"/>
        <w:right w:val="none" w:sz="0" w:space="0" w:color="auto"/>
      </w:divBdr>
    </w:div>
    <w:div w:id="1572348661">
      <w:bodyDiv w:val="1"/>
      <w:marLeft w:val="0"/>
      <w:marRight w:val="0"/>
      <w:marTop w:val="0"/>
      <w:marBottom w:val="0"/>
      <w:divBdr>
        <w:top w:val="none" w:sz="0" w:space="0" w:color="auto"/>
        <w:left w:val="none" w:sz="0" w:space="0" w:color="auto"/>
        <w:bottom w:val="none" w:sz="0" w:space="0" w:color="auto"/>
        <w:right w:val="none" w:sz="0" w:space="0" w:color="auto"/>
      </w:divBdr>
      <w:divsChild>
        <w:div w:id="1137067428">
          <w:marLeft w:val="0"/>
          <w:marRight w:val="0"/>
          <w:marTop w:val="0"/>
          <w:marBottom w:val="0"/>
          <w:divBdr>
            <w:top w:val="none" w:sz="0" w:space="0" w:color="auto"/>
            <w:left w:val="none" w:sz="0" w:space="0" w:color="auto"/>
            <w:bottom w:val="none" w:sz="0" w:space="0" w:color="auto"/>
            <w:right w:val="none" w:sz="0" w:space="0" w:color="auto"/>
          </w:divBdr>
          <w:divsChild>
            <w:div w:id="275841145">
              <w:marLeft w:val="0"/>
              <w:marRight w:val="0"/>
              <w:marTop w:val="0"/>
              <w:marBottom w:val="0"/>
              <w:divBdr>
                <w:top w:val="none" w:sz="0" w:space="0" w:color="auto"/>
                <w:left w:val="none" w:sz="0" w:space="0" w:color="auto"/>
                <w:bottom w:val="none" w:sz="0" w:space="0" w:color="auto"/>
                <w:right w:val="none" w:sz="0" w:space="0" w:color="auto"/>
              </w:divBdr>
              <w:divsChild>
                <w:div w:id="1685399705">
                  <w:marLeft w:val="0"/>
                  <w:marRight w:val="0"/>
                  <w:marTop w:val="0"/>
                  <w:marBottom w:val="0"/>
                  <w:divBdr>
                    <w:top w:val="none" w:sz="0" w:space="0" w:color="auto"/>
                    <w:left w:val="none" w:sz="0" w:space="0" w:color="auto"/>
                    <w:bottom w:val="none" w:sz="0" w:space="0" w:color="auto"/>
                    <w:right w:val="none" w:sz="0" w:space="0" w:color="auto"/>
                  </w:divBdr>
                </w:div>
              </w:divsChild>
            </w:div>
            <w:div w:id="718894533">
              <w:marLeft w:val="0"/>
              <w:marRight w:val="0"/>
              <w:marTop w:val="0"/>
              <w:marBottom w:val="0"/>
              <w:divBdr>
                <w:top w:val="none" w:sz="0" w:space="0" w:color="auto"/>
                <w:left w:val="none" w:sz="0" w:space="0" w:color="auto"/>
                <w:bottom w:val="none" w:sz="0" w:space="0" w:color="auto"/>
                <w:right w:val="none" w:sz="0" w:space="0" w:color="auto"/>
              </w:divBdr>
              <w:divsChild>
                <w:div w:id="59582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069731">
          <w:marLeft w:val="0"/>
          <w:marRight w:val="0"/>
          <w:marTop w:val="0"/>
          <w:marBottom w:val="0"/>
          <w:divBdr>
            <w:top w:val="none" w:sz="0" w:space="0" w:color="auto"/>
            <w:left w:val="none" w:sz="0" w:space="0" w:color="auto"/>
            <w:bottom w:val="none" w:sz="0" w:space="0" w:color="auto"/>
            <w:right w:val="none" w:sz="0" w:space="0" w:color="auto"/>
          </w:divBdr>
          <w:divsChild>
            <w:div w:id="46341538">
              <w:marLeft w:val="0"/>
              <w:marRight w:val="0"/>
              <w:marTop w:val="0"/>
              <w:marBottom w:val="0"/>
              <w:divBdr>
                <w:top w:val="none" w:sz="0" w:space="0" w:color="auto"/>
                <w:left w:val="none" w:sz="0" w:space="0" w:color="auto"/>
                <w:bottom w:val="none" w:sz="0" w:space="0" w:color="auto"/>
                <w:right w:val="none" w:sz="0" w:space="0" w:color="auto"/>
              </w:divBdr>
              <w:divsChild>
                <w:div w:id="24392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789703">
      <w:bodyDiv w:val="1"/>
      <w:marLeft w:val="0"/>
      <w:marRight w:val="0"/>
      <w:marTop w:val="0"/>
      <w:marBottom w:val="0"/>
      <w:divBdr>
        <w:top w:val="none" w:sz="0" w:space="0" w:color="auto"/>
        <w:left w:val="none" w:sz="0" w:space="0" w:color="auto"/>
        <w:bottom w:val="none" w:sz="0" w:space="0" w:color="auto"/>
        <w:right w:val="none" w:sz="0" w:space="0" w:color="auto"/>
      </w:divBdr>
      <w:divsChild>
        <w:div w:id="862478259">
          <w:marLeft w:val="0"/>
          <w:marRight w:val="0"/>
          <w:marTop w:val="0"/>
          <w:marBottom w:val="0"/>
          <w:divBdr>
            <w:top w:val="none" w:sz="0" w:space="0" w:color="auto"/>
            <w:left w:val="none" w:sz="0" w:space="0" w:color="auto"/>
            <w:bottom w:val="none" w:sz="0" w:space="0" w:color="auto"/>
            <w:right w:val="none" w:sz="0" w:space="0" w:color="auto"/>
          </w:divBdr>
          <w:divsChild>
            <w:div w:id="1223369608">
              <w:marLeft w:val="0"/>
              <w:marRight w:val="0"/>
              <w:marTop w:val="0"/>
              <w:marBottom w:val="0"/>
              <w:divBdr>
                <w:top w:val="none" w:sz="0" w:space="0" w:color="auto"/>
                <w:left w:val="none" w:sz="0" w:space="0" w:color="auto"/>
                <w:bottom w:val="none" w:sz="0" w:space="0" w:color="auto"/>
                <w:right w:val="none" w:sz="0" w:space="0" w:color="auto"/>
              </w:divBdr>
              <w:divsChild>
                <w:div w:id="59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958990">
      <w:bodyDiv w:val="1"/>
      <w:marLeft w:val="0"/>
      <w:marRight w:val="0"/>
      <w:marTop w:val="0"/>
      <w:marBottom w:val="0"/>
      <w:divBdr>
        <w:top w:val="none" w:sz="0" w:space="0" w:color="auto"/>
        <w:left w:val="none" w:sz="0" w:space="0" w:color="auto"/>
        <w:bottom w:val="none" w:sz="0" w:space="0" w:color="auto"/>
        <w:right w:val="none" w:sz="0" w:space="0" w:color="auto"/>
      </w:divBdr>
    </w:div>
    <w:div w:id="20972842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doi.org/10.1093/beheco/ari031"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eader" Target="header2.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77CFB0-9C4B-4BB1-AB5F-D7BD993DA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8903</Words>
  <Characters>56091</Characters>
  <Application>Microsoft Office Word</Application>
  <DocSecurity>0</DocSecurity>
  <Lines>467</Lines>
  <Paragraphs>129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Nectar-feeding bats learn the rule behind serial reversals</vt:lpstr>
      <vt:lpstr>Nectar-feeding bats learn the rule behind serial reversals</vt:lpstr>
    </vt:vector>
  </TitlesOfParts>
  <Company/>
  <LinksUpToDate>false</LinksUpToDate>
  <CharactersWithSpaces>64865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Nectar-feeding bats learn the rule behind serial reversals</dc:title>
  <dc:subject/>
  <dc:creator>Shambhavi Chidambaram</dc:creator>
  <cp:keywords/>
  <dc:description/>
  <cp:lastModifiedBy>yw</cp:lastModifiedBy>
  <cp:revision>8</cp:revision>
  <dcterms:created xsi:type="dcterms:W3CDTF">2022-03-29T05:06:00Z</dcterms:created>
  <dcterms:modified xsi:type="dcterms:W3CDTF">2022-03-31T06:47:00Z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header-includes">
    <vt:lpwstr/>
  </property>
  <property fmtid="{D5CDD505-2E9C-101B-9397-08002B2CF9AE}" pid="4" name="output">
    <vt:lpwstr/>
  </property>
</Properties>
</file>